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5A39E6" w14:paraId="67E161AA" w14:textId="77777777">
        <w:tc>
          <w:tcPr>
            <w:tcW w:w="11906" w:type="dxa"/>
            <w:tcBorders>
              <w:top w:val="none" w:sz="0" w:space="0" w:color="FFFFFF"/>
              <w:left w:val="none" w:sz="0" w:space="0" w:color="FFFFFF"/>
              <w:bottom w:val="none" w:sz="0" w:space="0" w:color="FFFFFF"/>
              <w:right w:val="none" w:sz="0" w:space="0" w:color="FFFFFF"/>
            </w:tcBorders>
            <w:shd w:val="clear" w:color="auto" w:fill="0072C6"/>
            <w:tcMar>
              <w:top w:w="0" w:type="dxa"/>
              <w:left w:w="0" w:type="dxa"/>
              <w:bottom w:w="0" w:type="dxa"/>
              <w:right w:w="0" w:type="dxa"/>
            </w:tcMar>
          </w:tcPr>
          <w:p w14:paraId="4280F26F" w14:textId="77777777" w:rsidR="005A39E6" w:rsidRDefault="005A39E6">
            <w:pPr>
              <w:spacing w:before="200" w:after="200"/>
            </w:pPr>
          </w:p>
        </w:tc>
      </w:tr>
    </w:tbl>
    <w:p w14:paraId="4C6CB2B0" w14:textId="77777777" w:rsidR="005A39E6" w:rsidRDefault="005A39E6">
      <w:pPr>
        <w:spacing w:before="600"/>
      </w:pPr>
    </w:p>
    <w:p w14:paraId="010FF46A" w14:textId="77777777" w:rsidR="005A39E6" w:rsidRDefault="005151A9">
      <w:pPr>
        <w:ind w:left="1440"/>
      </w:pPr>
      <w:r>
        <w:rPr>
          <w:color w:val="0072C6"/>
          <w:sz w:val="36"/>
          <w:szCs w:val="36"/>
        </w:rPr>
        <w:t>□ mgm</w:t>
      </w:r>
    </w:p>
    <w:p w14:paraId="5C203E41" w14:textId="77777777" w:rsidR="005A39E6" w:rsidRDefault="005151A9">
      <w:pPr>
        <w:spacing w:after="80"/>
        <w:ind w:left="1440"/>
      </w:pPr>
      <w:proofErr w:type="spellStart"/>
      <w:r>
        <w:rPr>
          <w:color w:val="0072C6"/>
          <w:sz w:val="36"/>
          <w:szCs w:val="36"/>
        </w:rPr>
        <w:t>insights</w:t>
      </w:r>
      <w:proofErr w:type="spellEnd"/>
      <w:r>
        <w:rPr>
          <w:color w:val="666666"/>
          <w:sz w:val="24"/>
          <w:szCs w:val="24"/>
        </w:rPr>
        <w:t xml:space="preserve">   |   Insurance Solutions</w:t>
      </w:r>
    </w:p>
    <w:p w14:paraId="5C0122D9" w14:textId="77777777" w:rsidR="005A39E6" w:rsidRDefault="005A39E6">
      <w:pPr>
        <w:spacing w:before="1200"/>
      </w:pPr>
    </w:p>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5A39E6" w14:paraId="37EDDE05" w14:textId="77777777">
        <w:tc>
          <w:tcPr>
            <w:tcW w:w="11906" w:type="dxa"/>
            <w:tcBorders>
              <w:top w:val="none" w:sz="0" w:space="0" w:color="FFFFFF"/>
              <w:left w:val="none" w:sz="0" w:space="0" w:color="FFFFFF"/>
              <w:bottom w:val="none" w:sz="0" w:space="0" w:color="FFFFFF"/>
              <w:right w:val="none" w:sz="0" w:space="0" w:color="FFFFFF"/>
            </w:tcBorders>
            <w:shd w:val="clear" w:color="auto" w:fill="003366"/>
            <w:tcMar>
              <w:top w:w="600" w:type="dxa"/>
              <w:left w:w="1440" w:type="dxa"/>
              <w:bottom w:w="600" w:type="dxa"/>
              <w:right w:w="1440" w:type="dxa"/>
            </w:tcMar>
          </w:tcPr>
          <w:p w14:paraId="32A2BEF7" w14:textId="77777777" w:rsidR="005A39E6" w:rsidRDefault="005151A9">
            <w:pPr>
              <w:spacing w:before="200"/>
            </w:pPr>
            <w:r>
              <w:rPr>
                <w:color w:val="A0C4E8"/>
                <w:spacing w:val="200"/>
                <w:sz w:val="22"/>
                <w:szCs w:val="22"/>
              </w:rPr>
              <w:t>KONZEPTDOKUMENT</w:t>
            </w:r>
          </w:p>
          <w:p w14:paraId="2884E54B" w14:textId="77777777" w:rsidR="005A39E6" w:rsidRDefault="005A39E6">
            <w:pPr>
              <w:spacing w:before="200"/>
            </w:pPr>
          </w:p>
          <w:p w14:paraId="0D5D46BD" w14:textId="77777777" w:rsidR="005A39E6" w:rsidRDefault="005151A9">
            <w:pPr>
              <w:spacing w:after="100"/>
            </w:pPr>
            <w:r>
              <w:rPr>
                <w:b/>
                <w:bCs/>
                <w:color w:val="FFFFFF"/>
                <w:sz w:val="52"/>
                <w:szCs w:val="52"/>
              </w:rPr>
              <w:t>Cosmo Underwriting Workbench</w:t>
            </w:r>
          </w:p>
          <w:p w14:paraId="4E6F87FE" w14:textId="77777777" w:rsidR="005A39E6" w:rsidRDefault="005A39E6">
            <w:pPr>
              <w:spacing w:before="100"/>
            </w:pPr>
          </w:p>
          <w:p w14:paraId="27C0F21E" w14:textId="77777777" w:rsidR="005A39E6" w:rsidRDefault="005151A9">
            <w:r>
              <w:rPr>
                <w:color w:val="D0E8FF"/>
                <w:sz w:val="24"/>
                <w:szCs w:val="24"/>
              </w:rPr>
              <w:t>Strategisches Lösungskonzept für das</w:t>
            </w:r>
          </w:p>
          <w:p w14:paraId="30153062" w14:textId="77777777" w:rsidR="005A39E6" w:rsidRDefault="005151A9">
            <w:pPr>
              <w:spacing w:before="40" w:after="200"/>
            </w:pPr>
            <w:r>
              <w:rPr>
                <w:color w:val="D0E8FF"/>
                <w:sz w:val="24"/>
                <w:szCs w:val="24"/>
              </w:rPr>
              <w:t>Underwriting der Zukunft</w:t>
            </w:r>
          </w:p>
        </w:tc>
      </w:tr>
    </w:tbl>
    <w:p w14:paraId="3B6B250E" w14:textId="77777777" w:rsidR="005A39E6" w:rsidRDefault="005A39E6">
      <w:pPr>
        <w:spacing w:before="1600"/>
      </w:pPr>
    </w:p>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5A39E6" w14:paraId="618648D1" w14:textId="77777777">
        <w:tc>
          <w:tcPr>
            <w:tcW w:w="11906" w:type="dxa"/>
            <w:tcBorders>
              <w:top w:val="none" w:sz="0" w:space="0" w:color="FFFFFF"/>
              <w:left w:val="none" w:sz="0" w:space="0" w:color="FFFFFF"/>
              <w:bottom w:val="none" w:sz="0" w:space="0" w:color="FFFFFF"/>
              <w:right w:val="none" w:sz="0" w:space="0" w:color="FFFFFF"/>
            </w:tcBorders>
            <w:tcMar>
              <w:top w:w="0" w:type="dxa"/>
              <w:left w:w="1440" w:type="dxa"/>
              <w:bottom w:w="0" w:type="dxa"/>
              <w:right w:w="1440" w:type="dxa"/>
            </w:tcMar>
          </w:tcPr>
          <w:p w14:paraId="18796F9E" w14:textId="77777777" w:rsidR="005A39E6" w:rsidRDefault="005151A9">
            <w:pPr>
              <w:spacing w:after="60"/>
            </w:pPr>
            <w:r>
              <w:rPr>
                <w:color w:val="666666"/>
                <w:sz w:val="20"/>
                <w:szCs w:val="20"/>
              </w:rPr>
              <w:t xml:space="preserve">Status: </w:t>
            </w:r>
            <w:r>
              <w:rPr>
                <w:b/>
                <w:bCs/>
                <w:color w:val="0072C6"/>
                <w:sz w:val="20"/>
                <w:szCs w:val="20"/>
              </w:rPr>
              <w:t>Entwurf</w:t>
            </w:r>
          </w:p>
          <w:p w14:paraId="05BBB899" w14:textId="77777777" w:rsidR="005A39E6" w:rsidRDefault="005151A9">
            <w:pPr>
              <w:spacing w:after="60"/>
            </w:pPr>
            <w:r>
              <w:rPr>
                <w:color w:val="666666"/>
                <w:sz w:val="20"/>
                <w:szCs w:val="20"/>
              </w:rPr>
              <w:t xml:space="preserve">Version: </w:t>
            </w:r>
            <w:r>
              <w:rPr>
                <w:color w:val="333333"/>
                <w:sz w:val="20"/>
                <w:szCs w:val="20"/>
              </w:rPr>
              <w:t>1.0</w:t>
            </w:r>
          </w:p>
          <w:p w14:paraId="0DA581E7" w14:textId="77777777" w:rsidR="005A39E6" w:rsidRDefault="005151A9">
            <w:pPr>
              <w:spacing w:after="60"/>
            </w:pPr>
            <w:r>
              <w:rPr>
                <w:color w:val="666666"/>
                <w:sz w:val="20"/>
                <w:szCs w:val="20"/>
              </w:rPr>
              <w:t xml:space="preserve">Datum: </w:t>
            </w:r>
            <w:r>
              <w:rPr>
                <w:color w:val="333333"/>
                <w:sz w:val="20"/>
                <w:szCs w:val="20"/>
              </w:rPr>
              <w:t>Februar 2026</w:t>
            </w:r>
          </w:p>
          <w:p w14:paraId="217536DD" w14:textId="77777777" w:rsidR="005A39E6" w:rsidRDefault="005151A9">
            <w:pPr>
              <w:spacing w:after="60"/>
            </w:pPr>
            <w:r>
              <w:rPr>
                <w:color w:val="666666"/>
                <w:sz w:val="20"/>
                <w:szCs w:val="20"/>
              </w:rPr>
              <w:t xml:space="preserve">Autor: </w:t>
            </w:r>
            <w:r>
              <w:rPr>
                <w:color w:val="333333"/>
                <w:sz w:val="20"/>
                <w:szCs w:val="20"/>
              </w:rPr>
              <w:t xml:space="preserve">mgm </w:t>
            </w:r>
            <w:proofErr w:type="spellStart"/>
            <w:r>
              <w:rPr>
                <w:color w:val="333333"/>
                <w:sz w:val="20"/>
                <w:szCs w:val="20"/>
              </w:rPr>
              <w:t>technology</w:t>
            </w:r>
            <w:proofErr w:type="spellEnd"/>
            <w:r>
              <w:rPr>
                <w:color w:val="333333"/>
                <w:sz w:val="20"/>
                <w:szCs w:val="20"/>
              </w:rPr>
              <w:t xml:space="preserve"> </w:t>
            </w:r>
            <w:proofErr w:type="spellStart"/>
            <w:r>
              <w:rPr>
                <w:color w:val="333333"/>
                <w:sz w:val="20"/>
                <w:szCs w:val="20"/>
              </w:rPr>
              <w:t>partners</w:t>
            </w:r>
            <w:proofErr w:type="spellEnd"/>
            <w:r>
              <w:rPr>
                <w:color w:val="333333"/>
                <w:sz w:val="20"/>
                <w:szCs w:val="20"/>
              </w:rPr>
              <w:t xml:space="preserve"> GmbH</w:t>
            </w:r>
          </w:p>
          <w:p w14:paraId="28C67BC0" w14:textId="77777777" w:rsidR="005A39E6" w:rsidRDefault="005151A9">
            <w:r>
              <w:rPr>
                <w:color w:val="666666"/>
                <w:sz w:val="20"/>
                <w:szCs w:val="20"/>
              </w:rPr>
              <w:t xml:space="preserve">Klassifikation: </w:t>
            </w:r>
            <w:r>
              <w:rPr>
                <w:color w:val="333333"/>
                <w:sz w:val="20"/>
                <w:szCs w:val="20"/>
              </w:rPr>
              <w:t>Vertraulich</w:t>
            </w:r>
          </w:p>
        </w:tc>
      </w:tr>
    </w:tbl>
    <w:p w14:paraId="77A4727B" w14:textId="77777777" w:rsidR="005A39E6" w:rsidRDefault="005A39E6">
      <w:pPr>
        <w:sectPr w:rsidR="005A39E6">
          <w:pgSz w:w="11906" w:h="16838"/>
          <w:pgMar w:top="0" w:right="0" w:bottom="0" w:left="0" w:header="708" w:footer="708" w:gutter="0"/>
          <w:cols w:space="720"/>
          <w:docGrid w:linePitch="360"/>
        </w:sectPr>
      </w:pPr>
    </w:p>
    <w:p w14:paraId="7AC8E2D9" w14:textId="77777777" w:rsidR="005A39E6" w:rsidRDefault="005151A9">
      <w:pPr>
        <w:spacing w:after="200"/>
      </w:pPr>
      <w:r>
        <w:rPr>
          <w:b/>
          <w:bCs/>
          <w:color w:val="003366"/>
          <w:sz w:val="32"/>
          <w:szCs w:val="32"/>
        </w:rPr>
        <w:lastRenderedPageBreak/>
        <w:t>Inhaltsverzeichnis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109871A4" w14:textId="77777777">
        <w:tc>
          <w:tcPr>
            <w:tcW w:w="9026" w:type="dxa"/>
            <w:tcBorders>
              <w:top w:val="none" w:sz="0" w:space="0" w:color="FFFFFF"/>
              <w:left w:val="none" w:sz="0" w:space="0" w:color="FFFFFF"/>
              <w:bottom w:val="single" w:sz="6" w:space="0" w:color="0072C6"/>
              <w:right w:val="none" w:sz="0" w:space="0" w:color="FFFFFF"/>
            </w:tcBorders>
          </w:tcPr>
          <w:p w14:paraId="07B39CF1" w14:textId="77777777" w:rsidR="005A39E6" w:rsidRDefault="005A39E6"/>
        </w:tc>
      </w:tr>
    </w:tbl>
    <w:p w14:paraId="434C5ADF" w14:textId="77777777" w:rsidR="005A39E6" w:rsidRDefault="005A39E6">
      <w:pPr>
        <w:spacing w:before="200"/>
      </w:pPr>
    </w:p>
    <w:sdt>
      <w:sdtPr>
        <w:alias w:val="Inhaltsverzeichnis"/>
        <w:id w:val="1222482305"/>
      </w:sdtPr>
      <w:sdtEndPr/>
      <w:sdtContent>
        <w:p w14:paraId="634702FD" w14:textId="77777777" w:rsidR="003659EC" w:rsidRDefault="005151A9">
          <w:pPr>
            <w:pStyle w:val="Verzeichnis1"/>
            <w:tabs>
              <w:tab w:val="right" w:leader="dot" w:pos="9016"/>
            </w:tabs>
            <w:rPr>
              <w:noProof/>
            </w:rPr>
          </w:pPr>
          <w:r>
            <w:fldChar w:fldCharType="begin"/>
          </w:r>
          <w:r>
            <w:instrText>TOC \h \o "1-3"</w:instrText>
          </w:r>
          <w:r>
            <w:fldChar w:fldCharType="separate"/>
          </w:r>
          <w:hyperlink w:anchor="_Toc221783426" w:history="1">
            <w:r w:rsidR="003659EC" w:rsidRPr="00405620">
              <w:rPr>
                <w:rStyle w:val="Hyperlink"/>
                <w:noProof/>
              </w:rPr>
              <w:t>1. Management Summary</w:t>
            </w:r>
            <w:r w:rsidR="003659EC">
              <w:rPr>
                <w:noProof/>
              </w:rPr>
              <w:tab/>
            </w:r>
            <w:r w:rsidR="003659EC">
              <w:rPr>
                <w:noProof/>
              </w:rPr>
              <w:fldChar w:fldCharType="begin"/>
            </w:r>
            <w:r w:rsidR="003659EC">
              <w:rPr>
                <w:noProof/>
              </w:rPr>
              <w:instrText xml:space="preserve"> PAGEREF _Toc221783426 \h </w:instrText>
            </w:r>
            <w:r w:rsidR="003659EC">
              <w:rPr>
                <w:noProof/>
              </w:rPr>
            </w:r>
            <w:r w:rsidR="003659EC">
              <w:rPr>
                <w:noProof/>
              </w:rPr>
              <w:fldChar w:fldCharType="separate"/>
            </w:r>
            <w:r w:rsidR="003659EC">
              <w:rPr>
                <w:noProof/>
              </w:rPr>
              <w:t>4</w:t>
            </w:r>
            <w:r w:rsidR="003659EC">
              <w:rPr>
                <w:noProof/>
              </w:rPr>
              <w:fldChar w:fldCharType="end"/>
            </w:r>
          </w:hyperlink>
        </w:p>
        <w:p w14:paraId="364A85EB" w14:textId="77777777" w:rsidR="003659EC" w:rsidRDefault="003659EC">
          <w:pPr>
            <w:pStyle w:val="Verzeichnis1"/>
            <w:tabs>
              <w:tab w:val="right" w:leader="dot" w:pos="9016"/>
            </w:tabs>
            <w:rPr>
              <w:noProof/>
            </w:rPr>
          </w:pPr>
          <w:hyperlink w:anchor="_Toc221783427" w:history="1">
            <w:r w:rsidRPr="00405620">
              <w:rPr>
                <w:rStyle w:val="Hyperlink"/>
                <w:noProof/>
              </w:rPr>
              <w:t>2. Strategischer Kontext</w:t>
            </w:r>
            <w:r>
              <w:rPr>
                <w:noProof/>
              </w:rPr>
              <w:tab/>
            </w:r>
            <w:r>
              <w:rPr>
                <w:noProof/>
              </w:rPr>
              <w:fldChar w:fldCharType="begin"/>
            </w:r>
            <w:r>
              <w:rPr>
                <w:noProof/>
              </w:rPr>
              <w:instrText xml:space="preserve"> PAGEREF _Toc221783427 \h </w:instrText>
            </w:r>
            <w:r>
              <w:rPr>
                <w:noProof/>
              </w:rPr>
            </w:r>
            <w:r>
              <w:rPr>
                <w:noProof/>
              </w:rPr>
              <w:fldChar w:fldCharType="separate"/>
            </w:r>
            <w:r>
              <w:rPr>
                <w:noProof/>
              </w:rPr>
              <w:t>5</w:t>
            </w:r>
            <w:r>
              <w:rPr>
                <w:noProof/>
              </w:rPr>
              <w:fldChar w:fldCharType="end"/>
            </w:r>
          </w:hyperlink>
        </w:p>
        <w:p w14:paraId="64005253" w14:textId="77777777" w:rsidR="003659EC" w:rsidRDefault="003659EC">
          <w:pPr>
            <w:pStyle w:val="Verzeichnis2"/>
            <w:tabs>
              <w:tab w:val="right" w:leader="dot" w:pos="9016"/>
            </w:tabs>
            <w:rPr>
              <w:noProof/>
            </w:rPr>
          </w:pPr>
          <w:hyperlink w:anchor="_Toc221783428" w:history="1">
            <w:r w:rsidRPr="00405620">
              <w:rPr>
                <w:rStyle w:val="Hyperlink"/>
                <w:noProof/>
              </w:rPr>
              <w:t>2.1 Marktanforderungen und Treiber</w:t>
            </w:r>
            <w:r>
              <w:rPr>
                <w:noProof/>
              </w:rPr>
              <w:tab/>
            </w:r>
            <w:r>
              <w:rPr>
                <w:noProof/>
              </w:rPr>
              <w:fldChar w:fldCharType="begin"/>
            </w:r>
            <w:r>
              <w:rPr>
                <w:noProof/>
              </w:rPr>
              <w:instrText xml:space="preserve"> PAGEREF _Toc221783428 \h </w:instrText>
            </w:r>
            <w:r>
              <w:rPr>
                <w:noProof/>
              </w:rPr>
            </w:r>
            <w:r>
              <w:rPr>
                <w:noProof/>
              </w:rPr>
              <w:fldChar w:fldCharType="separate"/>
            </w:r>
            <w:r>
              <w:rPr>
                <w:noProof/>
              </w:rPr>
              <w:t>5</w:t>
            </w:r>
            <w:r>
              <w:rPr>
                <w:noProof/>
              </w:rPr>
              <w:fldChar w:fldCharType="end"/>
            </w:r>
          </w:hyperlink>
        </w:p>
        <w:p w14:paraId="7B631EB4" w14:textId="77777777" w:rsidR="003659EC" w:rsidRDefault="003659EC">
          <w:pPr>
            <w:pStyle w:val="Verzeichnis2"/>
            <w:tabs>
              <w:tab w:val="right" w:leader="dot" w:pos="9016"/>
            </w:tabs>
            <w:rPr>
              <w:noProof/>
            </w:rPr>
          </w:pPr>
          <w:hyperlink w:anchor="_Toc221783429" w:history="1">
            <w:r w:rsidRPr="00405620">
              <w:rPr>
                <w:rStyle w:val="Hyperlink"/>
                <w:noProof/>
              </w:rPr>
              <w:t>2.2 Die zentrale Herausforderung</w:t>
            </w:r>
            <w:r>
              <w:rPr>
                <w:noProof/>
              </w:rPr>
              <w:tab/>
            </w:r>
            <w:r>
              <w:rPr>
                <w:noProof/>
              </w:rPr>
              <w:fldChar w:fldCharType="begin"/>
            </w:r>
            <w:r>
              <w:rPr>
                <w:noProof/>
              </w:rPr>
              <w:instrText xml:space="preserve"> PAGEREF _Toc221783429 \h </w:instrText>
            </w:r>
            <w:r>
              <w:rPr>
                <w:noProof/>
              </w:rPr>
            </w:r>
            <w:r>
              <w:rPr>
                <w:noProof/>
              </w:rPr>
              <w:fldChar w:fldCharType="separate"/>
            </w:r>
            <w:r>
              <w:rPr>
                <w:noProof/>
              </w:rPr>
              <w:t>5</w:t>
            </w:r>
            <w:r>
              <w:rPr>
                <w:noProof/>
              </w:rPr>
              <w:fldChar w:fldCharType="end"/>
            </w:r>
          </w:hyperlink>
        </w:p>
        <w:p w14:paraId="249DD674" w14:textId="77777777" w:rsidR="003659EC" w:rsidRDefault="003659EC">
          <w:pPr>
            <w:pStyle w:val="Verzeichnis1"/>
            <w:tabs>
              <w:tab w:val="right" w:leader="dot" w:pos="9016"/>
            </w:tabs>
            <w:rPr>
              <w:noProof/>
            </w:rPr>
          </w:pPr>
          <w:hyperlink w:anchor="_Toc221783430" w:history="1">
            <w:r w:rsidRPr="00405620">
              <w:rPr>
                <w:rStyle w:val="Hyperlink"/>
                <w:noProof/>
              </w:rPr>
              <w:t>3. Vision und Positionierung</w:t>
            </w:r>
            <w:r>
              <w:rPr>
                <w:noProof/>
              </w:rPr>
              <w:tab/>
            </w:r>
            <w:r>
              <w:rPr>
                <w:noProof/>
              </w:rPr>
              <w:fldChar w:fldCharType="begin"/>
            </w:r>
            <w:r>
              <w:rPr>
                <w:noProof/>
              </w:rPr>
              <w:instrText xml:space="preserve"> PAGEREF _Toc221783430 \h </w:instrText>
            </w:r>
            <w:r>
              <w:rPr>
                <w:noProof/>
              </w:rPr>
            </w:r>
            <w:r>
              <w:rPr>
                <w:noProof/>
              </w:rPr>
              <w:fldChar w:fldCharType="separate"/>
            </w:r>
            <w:r>
              <w:rPr>
                <w:noProof/>
              </w:rPr>
              <w:t>6</w:t>
            </w:r>
            <w:r>
              <w:rPr>
                <w:noProof/>
              </w:rPr>
              <w:fldChar w:fldCharType="end"/>
            </w:r>
          </w:hyperlink>
        </w:p>
        <w:p w14:paraId="5638EBBE" w14:textId="77777777" w:rsidR="003659EC" w:rsidRDefault="003659EC">
          <w:pPr>
            <w:pStyle w:val="Verzeichnis2"/>
            <w:tabs>
              <w:tab w:val="right" w:leader="dot" w:pos="9016"/>
            </w:tabs>
            <w:rPr>
              <w:noProof/>
            </w:rPr>
          </w:pPr>
          <w:hyperlink w:anchor="_Toc221783431" w:history="1">
            <w:r w:rsidRPr="00405620">
              <w:rPr>
                <w:rStyle w:val="Hyperlink"/>
                <w:noProof/>
              </w:rPr>
              <w:t>3.1 Was ist die Cosmo Underwriting Workbench?</w:t>
            </w:r>
            <w:r>
              <w:rPr>
                <w:noProof/>
              </w:rPr>
              <w:tab/>
            </w:r>
            <w:r>
              <w:rPr>
                <w:noProof/>
              </w:rPr>
              <w:fldChar w:fldCharType="begin"/>
            </w:r>
            <w:r>
              <w:rPr>
                <w:noProof/>
              </w:rPr>
              <w:instrText xml:space="preserve"> PAGEREF _Toc221783431 \h </w:instrText>
            </w:r>
            <w:r>
              <w:rPr>
                <w:noProof/>
              </w:rPr>
            </w:r>
            <w:r>
              <w:rPr>
                <w:noProof/>
              </w:rPr>
              <w:fldChar w:fldCharType="separate"/>
            </w:r>
            <w:r>
              <w:rPr>
                <w:noProof/>
              </w:rPr>
              <w:t>6</w:t>
            </w:r>
            <w:r>
              <w:rPr>
                <w:noProof/>
              </w:rPr>
              <w:fldChar w:fldCharType="end"/>
            </w:r>
          </w:hyperlink>
        </w:p>
        <w:p w14:paraId="60B8BC6D" w14:textId="77777777" w:rsidR="003659EC" w:rsidRDefault="003659EC">
          <w:pPr>
            <w:pStyle w:val="Verzeichnis2"/>
            <w:tabs>
              <w:tab w:val="right" w:leader="dot" w:pos="9016"/>
            </w:tabs>
            <w:rPr>
              <w:noProof/>
            </w:rPr>
          </w:pPr>
          <w:hyperlink w:anchor="_Toc221783432" w:history="1">
            <w:r w:rsidRPr="00405620">
              <w:rPr>
                <w:rStyle w:val="Hyperlink"/>
                <w:noProof/>
              </w:rPr>
              <w:t>3.2 Drei Kernziele</w:t>
            </w:r>
            <w:r>
              <w:rPr>
                <w:noProof/>
              </w:rPr>
              <w:tab/>
            </w:r>
            <w:r>
              <w:rPr>
                <w:noProof/>
              </w:rPr>
              <w:fldChar w:fldCharType="begin"/>
            </w:r>
            <w:r>
              <w:rPr>
                <w:noProof/>
              </w:rPr>
              <w:instrText xml:space="preserve"> PAGEREF _Toc221783432 \h </w:instrText>
            </w:r>
            <w:r>
              <w:rPr>
                <w:noProof/>
              </w:rPr>
            </w:r>
            <w:r>
              <w:rPr>
                <w:noProof/>
              </w:rPr>
              <w:fldChar w:fldCharType="separate"/>
            </w:r>
            <w:r>
              <w:rPr>
                <w:noProof/>
              </w:rPr>
              <w:t>6</w:t>
            </w:r>
            <w:r>
              <w:rPr>
                <w:noProof/>
              </w:rPr>
              <w:fldChar w:fldCharType="end"/>
            </w:r>
          </w:hyperlink>
        </w:p>
        <w:p w14:paraId="2A218AB9" w14:textId="77777777" w:rsidR="003659EC" w:rsidRDefault="003659EC">
          <w:pPr>
            <w:pStyle w:val="Verzeichnis2"/>
            <w:tabs>
              <w:tab w:val="right" w:leader="dot" w:pos="9016"/>
            </w:tabs>
            <w:rPr>
              <w:noProof/>
            </w:rPr>
          </w:pPr>
          <w:hyperlink w:anchor="_Toc221783433" w:history="1">
            <w:r w:rsidRPr="00405620">
              <w:rPr>
                <w:rStyle w:val="Hyperlink"/>
                <w:noProof/>
              </w:rPr>
              <w:t>3.3 Abgrenzung</w:t>
            </w:r>
            <w:r>
              <w:rPr>
                <w:noProof/>
              </w:rPr>
              <w:tab/>
            </w:r>
            <w:r>
              <w:rPr>
                <w:noProof/>
              </w:rPr>
              <w:fldChar w:fldCharType="begin"/>
            </w:r>
            <w:r>
              <w:rPr>
                <w:noProof/>
              </w:rPr>
              <w:instrText xml:space="preserve"> PAGEREF _Toc221783433 \h </w:instrText>
            </w:r>
            <w:r>
              <w:rPr>
                <w:noProof/>
              </w:rPr>
            </w:r>
            <w:r>
              <w:rPr>
                <w:noProof/>
              </w:rPr>
              <w:fldChar w:fldCharType="separate"/>
            </w:r>
            <w:r>
              <w:rPr>
                <w:noProof/>
              </w:rPr>
              <w:t>7</w:t>
            </w:r>
            <w:r>
              <w:rPr>
                <w:noProof/>
              </w:rPr>
              <w:fldChar w:fldCharType="end"/>
            </w:r>
          </w:hyperlink>
        </w:p>
        <w:p w14:paraId="63D3AEFA" w14:textId="77777777" w:rsidR="003659EC" w:rsidRDefault="003659EC">
          <w:pPr>
            <w:pStyle w:val="Verzeichnis1"/>
            <w:tabs>
              <w:tab w:val="right" w:leader="dot" w:pos="9016"/>
            </w:tabs>
            <w:rPr>
              <w:noProof/>
            </w:rPr>
          </w:pPr>
          <w:hyperlink w:anchor="_Toc221783434" w:history="1">
            <w:r w:rsidRPr="00405620">
              <w:rPr>
                <w:rStyle w:val="Hyperlink"/>
                <w:noProof/>
              </w:rPr>
              <w:t>4. Zielgruppen und Rollen</w:t>
            </w:r>
            <w:r>
              <w:rPr>
                <w:noProof/>
              </w:rPr>
              <w:tab/>
            </w:r>
            <w:r>
              <w:rPr>
                <w:noProof/>
              </w:rPr>
              <w:fldChar w:fldCharType="begin"/>
            </w:r>
            <w:r>
              <w:rPr>
                <w:noProof/>
              </w:rPr>
              <w:instrText xml:space="preserve"> PAGEREF _Toc221783434 \h </w:instrText>
            </w:r>
            <w:r>
              <w:rPr>
                <w:noProof/>
              </w:rPr>
            </w:r>
            <w:r>
              <w:rPr>
                <w:noProof/>
              </w:rPr>
              <w:fldChar w:fldCharType="separate"/>
            </w:r>
            <w:r>
              <w:rPr>
                <w:noProof/>
              </w:rPr>
              <w:t>8</w:t>
            </w:r>
            <w:r>
              <w:rPr>
                <w:noProof/>
              </w:rPr>
              <w:fldChar w:fldCharType="end"/>
            </w:r>
          </w:hyperlink>
        </w:p>
        <w:p w14:paraId="4AEC8982" w14:textId="77777777" w:rsidR="003659EC" w:rsidRDefault="003659EC">
          <w:pPr>
            <w:pStyle w:val="Verzeichnis2"/>
            <w:tabs>
              <w:tab w:val="right" w:leader="dot" w:pos="9016"/>
            </w:tabs>
            <w:rPr>
              <w:noProof/>
            </w:rPr>
          </w:pPr>
          <w:hyperlink w:anchor="_Toc221783435" w:history="1">
            <w:r w:rsidRPr="00405620">
              <w:rPr>
                <w:rStyle w:val="Hyperlink"/>
                <w:noProof/>
              </w:rPr>
              <w:t>4.1 Primäre Zielgruppe: Versicherer</w:t>
            </w:r>
            <w:r>
              <w:rPr>
                <w:noProof/>
              </w:rPr>
              <w:tab/>
            </w:r>
            <w:r>
              <w:rPr>
                <w:noProof/>
              </w:rPr>
              <w:fldChar w:fldCharType="begin"/>
            </w:r>
            <w:r>
              <w:rPr>
                <w:noProof/>
              </w:rPr>
              <w:instrText xml:space="preserve"> PAGEREF _Toc221783435 \h </w:instrText>
            </w:r>
            <w:r>
              <w:rPr>
                <w:noProof/>
              </w:rPr>
            </w:r>
            <w:r>
              <w:rPr>
                <w:noProof/>
              </w:rPr>
              <w:fldChar w:fldCharType="separate"/>
            </w:r>
            <w:r>
              <w:rPr>
                <w:noProof/>
              </w:rPr>
              <w:t>8</w:t>
            </w:r>
            <w:r>
              <w:rPr>
                <w:noProof/>
              </w:rPr>
              <w:fldChar w:fldCharType="end"/>
            </w:r>
          </w:hyperlink>
        </w:p>
        <w:p w14:paraId="6F640E26" w14:textId="77777777" w:rsidR="003659EC" w:rsidRDefault="003659EC">
          <w:pPr>
            <w:pStyle w:val="Verzeichnis2"/>
            <w:tabs>
              <w:tab w:val="right" w:leader="dot" w:pos="9016"/>
            </w:tabs>
            <w:rPr>
              <w:noProof/>
            </w:rPr>
          </w:pPr>
          <w:hyperlink w:anchor="_Toc221783436" w:history="1">
            <w:r w:rsidRPr="00405620">
              <w:rPr>
                <w:rStyle w:val="Hyperlink"/>
                <w:noProof/>
              </w:rPr>
              <w:t>4.2 Sekundäre Zielgruppe: MGAs und Assekuradeure</w:t>
            </w:r>
            <w:r>
              <w:rPr>
                <w:noProof/>
              </w:rPr>
              <w:tab/>
            </w:r>
            <w:r>
              <w:rPr>
                <w:noProof/>
              </w:rPr>
              <w:fldChar w:fldCharType="begin"/>
            </w:r>
            <w:r>
              <w:rPr>
                <w:noProof/>
              </w:rPr>
              <w:instrText xml:space="preserve"> PAGEREF _Toc221783436 \h </w:instrText>
            </w:r>
            <w:r>
              <w:rPr>
                <w:noProof/>
              </w:rPr>
            </w:r>
            <w:r>
              <w:rPr>
                <w:noProof/>
              </w:rPr>
              <w:fldChar w:fldCharType="separate"/>
            </w:r>
            <w:r>
              <w:rPr>
                <w:noProof/>
              </w:rPr>
              <w:t>8</w:t>
            </w:r>
            <w:r>
              <w:rPr>
                <w:noProof/>
              </w:rPr>
              <w:fldChar w:fldCharType="end"/>
            </w:r>
          </w:hyperlink>
        </w:p>
        <w:p w14:paraId="6C7FC468" w14:textId="77777777" w:rsidR="003659EC" w:rsidRDefault="003659EC">
          <w:pPr>
            <w:pStyle w:val="Verzeichnis1"/>
            <w:tabs>
              <w:tab w:val="right" w:leader="dot" w:pos="9016"/>
            </w:tabs>
            <w:rPr>
              <w:noProof/>
            </w:rPr>
          </w:pPr>
          <w:hyperlink w:anchor="_Toc221783437" w:history="1">
            <w:r w:rsidRPr="00405620">
              <w:rPr>
                <w:rStyle w:val="Hyperlink"/>
                <w:noProof/>
              </w:rPr>
              <w:t>5. Prozessmodell</w:t>
            </w:r>
            <w:r>
              <w:rPr>
                <w:noProof/>
              </w:rPr>
              <w:tab/>
            </w:r>
            <w:r>
              <w:rPr>
                <w:noProof/>
              </w:rPr>
              <w:fldChar w:fldCharType="begin"/>
            </w:r>
            <w:r>
              <w:rPr>
                <w:noProof/>
              </w:rPr>
              <w:instrText xml:space="preserve"> PAGEREF _Toc221783437 \h </w:instrText>
            </w:r>
            <w:r>
              <w:rPr>
                <w:noProof/>
              </w:rPr>
            </w:r>
            <w:r>
              <w:rPr>
                <w:noProof/>
              </w:rPr>
              <w:fldChar w:fldCharType="separate"/>
            </w:r>
            <w:r>
              <w:rPr>
                <w:noProof/>
              </w:rPr>
              <w:t>9</w:t>
            </w:r>
            <w:r>
              <w:rPr>
                <w:noProof/>
              </w:rPr>
              <w:fldChar w:fldCharType="end"/>
            </w:r>
          </w:hyperlink>
        </w:p>
        <w:p w14:paraId="7C9ECCAD" w14:textId="77777777" w:rsidR="003659EC" w:rsidRDefault="003659EC">
          <w:pPr>
            <w:pStyle w:val="Verzeichnis2"/>
            <w:tabs>
              <w:tab w:val="right" w:leader="dot" w:pos="9016"/>
            </w:tabs>
            <w:rPr>
              <w:noProof/>
            </w:rPr>
          </w:pPr>
          <w:hyperlink w:anchor="_Toc221783438" w:history="1">
            <w:r w:rsidRPr="00405620">
              <w:rPr>
                <w:rStyle w:val="Hyperlink"/>
                <w:noProof/>
              </w:rPr>
              <w:t>5.1 Der Underwriting-Kernprozess</w:t>
            </w:r>
            <w:r>
              <w:rPr>
                <w:noProof/>
              </w:rPr>
              <w:tab/>
            </w:r>
            <w:r>
              <w:rPr>
                <w:noProof/>
              </w:rPr>
              <w:fldChar w:fldCharType="begin"/>
            </w:r>
            <w:r>
              <w:rPr>
                <w:noProof/>
              </w:rPr>
              <w:instrText xml:space="preserve"> PAGEREF _Toc221783438 \h </w:instrText>
            </w:r>
            <w:r>
              <w:rPr>
                <w:noProof/>
              </w:rPr>
            </w:r>
            <w:r>
              <w:rPr>
                <w:noProof/>
              </w:rPr>
              <w:fldChar w:fldCharType="separate"/>
            </w:r>
            <w:r>
              <w:rPr>
                <w:noProof/>
              </w:rPr>
              <w:t>9</w:t>
            </w:r>
            <w:r>
              <w:rPr>
                <w:noProof/>
              </w:rPr>
              <w:fldChar w:fldCharType="end"/>
            </w:r>
          </w:hyperlink>
        </w:p>
        <w:p w14:paraId="731F15A3" w14:textId="77777777" w:rsidR="003659EC" w:rsidRDefault="003659EC">
          <w:pPr>
            <w:pStyle w:val="Verzeichnis2"/>
            <w:tabs>
              <w:tab w:val="right" w:leader="dot" w:pos="9016"/>
            </w:tabs>
            <w:rPr>
              <w:noProof/>
            </w:rPr>
          </w:pPr>
          <w:hyperlink w:anchor="_Toc221783439" w:history="1">
            <w:r w:rsidRPr="00405620">
              <w:rPr>
                <w:rStyle w:val="Hyperlink"/>
                <w:noProof/>
              </w:rPr>
              <w:t>5.2 Phase 1: Risikoerfassung (Intake)</w:t>
            </w:r>
            <w:r>
              <w:rPr>
                <w:noProof/>
              </w:rPr>
              <w:tab/>
            </w:r>
            <w:r>
              <w:rPr>
                <w:noProof/>
              </w:rPr>
              <w:fldChar w:fldCharType="begin"/>
            </w:r>
            <w:r>
              <w:rPr>
                <w:noProof/>
              </w:rPr>
              <w:instrText xml:space="preserve"> PAGEREF _Toc221783439 \h </w:instrText>
            </w:r>
            <w:r>
              <w:rPr>
                <w:noProof/>
              </w:rPr>
            </w:r>
            <w:r>
              <w:rPr>
                <w:noProof/>
              </w:rPr>
              <w:fldChar w:fldCharType="separate"/>
            </w:r>
            <w:r>
              <w:rPr>
                <w:noProof/>
              </w:rPr>
              <w:t>9</w:t>
            </w:r>
            <w:r>
              <w:rPr>
                <w:noProof/>
              </w:rPr>
              <w:fldChar w:fldCharType="end"/>
            </w:r>
          </w:hyperlink>
        </w:p>
        <w:p w14:paraId="0A8DF3BF" w14:textId="77777777" w:rsidR="003659EC" w:rsidRDefault="003659EC">
          <w:pPr>
            <w:pStyle w:val="Verzeichnis3"/>
            <w:tabs>
              <w:tab w:val="right" w:leader="dot" w:pos="9016"/>
            </w:tabs>
            <w:rPr>
              <w:noProof/>
            </w:rPr>
          </w:pPr>
          <w:hyperlink w:anchor="_Toc221783440" w:history="1">
            <w:r w:rsidRPr="00405620">
              <w:rPr>
                <w:rStyle w:val="Hyperlink"/>
                <w:noProof/>
              </w:rPr>
              <w:t>Daten gewinnen</w:t>
            </w:r>
            <w:r>
              <w:rPr>
                <w:noProof/>
              </w:rPr>
              <w:tab/>
            </w:r>
            <w:r>
              <w:rPr>
                <w:noProof/>
              </w:rPr>
              <w:fldChar w:fldCharType="begin"/>
            </w:r>
            <w:r>
              <w:rPr>
                <w:noProof/>
              </w:rPr>
              <w:instrText xml:space="preserve"> PAGEREF _Toc221783440 \h </w:instrText>
            </w:r>
            <w:r>
              <w:rPr>
                <w:noProof/>
              </w:rPr>
            </w:r>
            <w:r>
              <w:rPr>
                <w:noProof/>
              </w:rPr>
              <w:fldChar w:fldCharType="separate"/>
            </w:r>
            <w:r>
              <w:rPr>
                <w:noProof/>
              </w:rPr>
              <w:t>9</w:t>
            </w:r>
            <w:r>
              <w:rPr>
                <w:noProof/>
              </w:rPr>
              <w:fldChar w:fldCharType="end"/>
            </w:r>
          </w:hyperlink>
        </w:p>
        <w:p w14:paraId="02CC9EA9" w14:textId="77777777" w:rsidR="003659EC" w:rsidRDefault="003659EC">
          <w:pPr>
            <w:pStyle w:val="Verzeichnis3"/>
            <w:tabs>
              <w:tab w:val="right" w:leader="dot" w:pos="9016"/>
            </w:tabs>
            <w:rPr>
              <w:noProof/>
            </w:rPr>
          </w:pPr>
          <w:hyperlink w:anchor="_Toc221783441" w:history="1">
            <w:r w:rsidRPr="00405620">
              <w:rPr>
                <w:rStyle w:val="Hyperlink"/>
                <w:noProof/>
              </w:rPr>
              <w:t>Daten strukturieren</w:t>
            </w:r>
            <w:r>
              <w:rPr>
                <w:noProof/>
              </w:rPr>
              <w:tab/>
            </w:r>
            <w:r>
              <w:rPr>
                <w:noProof/>
              </w:rPr>
              <w:fldChar w:fldCharType="begin"/>
            </w:r>
            <w:r>
              <w:rPr>
                <w:noProof/>
              </w:rPr>
              <w:instrText xml:space="preserve"> PAGEREF _Toc221783441 \h </w:instrText>
            </w:r>
            <w:r>
              <w:rPr>
                <w:noProof/>
              </w:rPr>
            </w:r>
            <w:r>
              <w:rPr>
                <w:noProof/>
              </w:rPr>
              <w:fldChar w:fldCharType="separate"/>
            </w:r>
            <w:r>
              <w:rPr>
                <w:noProof/>
              </w:rPr>
              <w:t>9</w:t>
            </w:r>
            <w:r>
              <w:rPr>
                <w:noProof/>
              </w:rPr>
              <w:fldChar w:fldCharType="end"/>
            </w:r>
          </w:hyperlink>
        </w:p>
        <w:p w14:paraId="7EEF7CAD" w14:textId="77777777" w:rsidR="003659EC" w:rsidRDefault="003659EC">
          <w:pPr>
            <w:pStyle w:val="Verzeichnis3"/>
            <w:tabs>
              <w:tab w:val="right" w:leader="dot" w:pos="9016"/>
            </w:tabs>
            <w:rPr>
              <w:noProof/>
            </w:rPr>
          </w:pPr>
          <w:hyperlink w:anchor="_Toc221783442" w:history="1">
            <w:r w:rsidRPr="00405620">
              <w:rPr>
                <w:rStyle w:val="Hyperlink"/>
                <w:noProof/>
              </w:rPr>
              <w:t>Daten anreichern</w:t>
            </w:r>
            <w:r>
              <w:rPr>
                <w:noProof/>
              </w:rPr>
              <w:tab/>
            </w:r>
            <w:r>
              <w:rPr>
                <w:noProof/>
              </w:rPr>
              <w:fldChar w:fldCharType="begin"/>
            </w:r>
            <w:r>
              <w:rPr>
                <w:noProof/>
              </w:rPr>
              <w:instrText xml:space="preserve"> PAGEREF _Toc221783442 \h </w:instrText>
            </w:r>
            <w:r>
              <w:rPr>
                <w:noProof/>
              </w:rPr>
            </w:r>
            <w:r>
              <w:rPr>
                <w:noProof/>
              </w:rPr>
              <w:fldChar w:fldCharType="separate"/>
            </w:r>
            <w:r>
              <w:rPr>
                <w:noProof/>
              </w:rPr>
              <w:t>9</w:t>
            </w:r>
            <w:r>
              <w:rPr>
                <w:noProof/>
              </w:rPr>
              <w:fldChar w:fldCharType="end"/>
            </w:r>
          </w:hyperlink>
        </w:p>
        <w:p w14:paraId="448EFD66" w14:textId="77777777" w:rsidR="003659EC" w:rsidRDefault="003659EC">
          <w:pPr>
            <w:pStyle w:val="Verzeichnis3"/>
            <w:tabs>
              <w:tab w:val="right" w:leader="dot" w:pos="9016"/>
            </w:tabs>
            <w:rPr>
              <w:noProof/>
            </w:rPr>
          </w:pPr>
          <w:hyperlink w:anchor="_Toc221783443" w:history="1">
            <w:r w:rsidRPr="00405620">
              <w:rPr>
                <w:rStyle w:val="Hyperlink"/>
                <w:noProof/>
              </w:rPr>
              <w:t>Daten qualifizieren</w:t>
            </w:r>
            <w:r>
              <w:rPr>
                <w:noProof/>
              </w:rPr>
              <w:tab/>
            </w:r>
            <w:r>
              <w:rPr>
                <w:noProof/>
              </w:rPr>
              <w:fldChar w:fldCharType="begin"/>
            </w:r>
            <w:r>
              <w:rPr>
                <w:noProof/>
              </w:rPr>
              <w:instrText xml:space="preserve"> PAGEREF _Toc221783443 \h </w:instrText>
            </w:r>
            <w:r>
              <w:rPr>
                <w:noProof/>
              </w:rPr>
            </w:r>
            <w:r>
              <w:rPr>
                <w:noProof/>
              </w:rPr>
              <w:fldChar w:fldCharType="separate"/>
            </w:r>
            <w:r>
              <w:rPr>
                <w:noProof/>
              </w:rPr>
              <w:t>9</w:t>
            </w:r>
            <w:r>
              <w:rPr>
                <w:noProof/>
              </w:rPr>
              <w:fldChar w:fldCharType="end"/>
            </w:r>
          </w:hyperlink>
        </w:p>
        <w:p w14:paraId="3C9C08E6" w14:textId="77777777" w:rsidR="003659EC" w:rsidRDefault="003659EC">
          <w:pPr>
            <w:pStyle w:val="Verzeichnis2"/>
            <w:tabs>
              <w:tab w:val="right" w:leader="dot" w:pos="9016"/>
            </w:tabs>
            <w:rPr>
              <w:noProof/>
            </w:rPr>
          </w:pPr>
          <w:hyperlink w:anchor="_Toc221783444" w:history="1">
            <w:r w:rsidRPr="00405620">
              <w:rPr>
                <w:rStyle w:val="Hyperlink"/>
                <w:noProof/>
              </w:rPr>
              <w:t>5.3 Scoring und Priorisierung</w:t>
            </w:r>
            <w:r>
              <w:rPr>
                <w:noProof/>
              </w:rPr>
              <w:tab/>
            </w:r>
            <w:r>
              <w:rPr>
                <w:noProof/>
              </w:rPr>
              <w:fldChar w:fldCharType="begin"/>
            </w:r>
            <w:r>
              <w:rPr>
                <w:noProof/>
              </w:rPr>
              <w:instrText xml:space="preserve"> PAGEREF _Toc221783444 \h </w:instrText>
            </w:r>
            <w:r>
              <w:rPr>
                <w:noProof/>
              </w:rPr>
            </w:r>
            <w:r>
              <w:rPr>
                <w:noProof/>
              </w:rPr>
              <w:fldChar w:fldCharType="separate"/>
            </w:r>
            <w:r>
              <w:rPr>
                <w:noProof/>
              </w:rPr>
              <w:t>9</w:t>
            </w:r>
            <w:r>
              <w:rPr>
                <w:noProof/>
              </w:rPr>
              <w:fldChar w:fldCharType="end"/>
            </w:r>
          </w:hyperlink>
        </w:p>
        <w:p w14:paraId="490E2709" w14:textId="77777777" w:rsidR="003659EC" w:rsidRDefault="003659EC">
          <w:pPr>
            <w:pStyle w:val="Verzeichnis2"/>
            <w:tabs>
              <w:tab w:val="right" w:leader="dot" w:pos="9016"/>
            </w:tabs>
            <w:rPr>
              <w:noProof/>
            </w:rPr>
          </w:pPr>
          <w:hyperlink w:anchor="_Toc221783445" w:history="1">
            <w:r w:rsidRPr="00405620">
              <w:rPr>
                <w:rStyle w:val="Hyperlink"/>
                <w:noProof/>
              </w:rPr>
              <w:t>5.4 Phasen 2–4: Bewertung, Entscheidung, Dokumentation</w:t>
            </w:r>
            <w:r>
              <w:rPr>
                <w:noProof/>
              </w:rPr>
              <w:tab/>
            </w:r>
            <w:r>
              <w:rPr>
                <w:noProof/>
              </w:rPr>
              <w:fldChar w:fldCharType="begin"/>
            </w:r>
            <w:r>
              <w:rPr>
                <w:noProof/>
              </w:rPr>
              <w:instrText xml:space="preserve"> PAGEREF _Toc221783445 \h </w:instrText>
            </w:r>
            <w:r>
              <w:rPr>
                <w:noProof/>
              </w:rPr>
            </w:r>
            <w:r>
              <w:rPr>
                <w:noProof/>
              </w:rPr>
              <w:fldChar w:fldCharType="separate"/>
            </w:r>
            <w:r>
              <w:rPr>
                <w:noProof/>
              </w:rPr>
              <w:t>10</w:t>
            </w:r>
            <w:r>
              <w:rPr>
                <w:noProof/>
              </w:rPr>
              <w:fldChar w:fldCharType="end"/>
            </w:r>
          </w:hyperlink>
        </w:p>
        <w:p w14:paraId="3EFC690C" w14:textId="77777777" w:rsidR="003659EC" w:rsidRDefault="003659EC">
          <w:pPr>
            <w:pStyle w:val="Verzeichnis2"/>
            <w:tabs>
              <w:tab w:val="right" w:leader="dot" w:pos="9016"/>
            </w:tabs>
            <w:rPr>
              <w:noProof/>
            </w:rPr>
          </w:pPr>
          <w:hyperlink w:anchor="_Toc221783446" w:history="1">
            <w:r w:rsidRPr="00405620">
              <w:rPr>
                <w:rStyle w:val="Hyperlink"/>
                <w:noProof/>
              </w:rPr>
              <w:t>5.5 Gesamtbild: Wertschöpfungskette und Fähigkeitenzuordnung</w:t>
            </w:r>
            <w:r>
              <w:rPr>
                <w:noProof/>
              </w:rPr>
              <w:tab/>
            </w:r>
            <w:r>
              <w:rPr>
                <w:noProof/>
              </w:rPr>
              <w:fldChar w:fldCharType="begin"/>
            </w:r>
            <w:r>
              <w:rPr>
                <w:noProof/>
              </w:rPr>
              <w:instrText xml:space="preserve"> PAGEREF _Toc221783446 \h </w:instrText>
            </w:r>
            <w:r>
              <w:rPr>
                <w:noProof/>
              </w:rPr>
            </w:r>
            <w:r>
              <w:rPr>
                <w:noProof/>
              </w:rPr>
              <w:fldChar w:fldCharType="separate"/>
            </w:r>
            <w:r>
              <w:rPr>
                <w:noProof/>
              </w:rPr>
              <w:t>11</w:t>
            </w:r>
            <w:r>
              <w:rPr>
                <w:noProof/>
              </w:rPr>
              <w:fldChar w:fldCharType="end"/>
            </w:r>
          </w:hyperlink>
        </w:p>
        <w:p w14:paraId="7456D6F6" w14:textId="77777777" w:rsidR="003659EC" w:rsidRDefault="003659EC">
          <w:pPr>
            <w:pStyle w:val="Verzeichnis1"/>
            <w:tabs>
              <w:tab w:val="right" w:leader="dot" w:pos="9016"/>
            </w:tabs>
            <w:rPr>
              <w:noProof/>
            </w:rPr>
          </w:pPr>
          <w:hyperlink w:anchor="_Toc221783447" w:history="1">
            <w:r w:rsidRPr="00405620">
              <w:rPr>
                <w:rStyle w:val="Hyperlink"/>
                <w:noProof/>
              </w:rPr>
              <w:t>6. Intelligente Prozesssteuerung</w:t>
            </w:r>
            <w:r>
              <w:rPr>
                <w:noProof/>
              </w:rPr>
              <w:tab/>
            </w:r>
            <w:r>
              <w:rPr>
                <w:noProof/>
              </w:rPr>
              <w:fldChar w:fldCharType="begin"/>
            </w:r>
            <w:r>
              <w:rPr>
                <w:noProof/>
              </w:rPr>
              <w:instrText xml:space="preserve"> PAGEREF _Toc221783447 \h </w:instrText>
            </w:r>
            <w:r>
              <w:rPr>
                <w:noProof/>
              </w:rPr>
            </w:r>
            <w:r>
              <w:rPr>
                <w:noProof/>
              </w:rPr>
              <w:fldChar w:fldCharType="separate"/>
            </w:r>
            <w:r>
              <w:rPr>
                <w:noProof/>
              </w:rPr>
              <w:t>13</w:t>
            </w:r>
            <w:r>
              <w:rPr>
                <w:noProof/>
              </w:rPr>
              <w:fldChar w:fldCharType="end"/>
            </w:r>
          </w:hyperlink>
        </w:p>
        <w:p w14:paraId="428180E5" w14:textId="77777777" w:rsidR="003659EC" w:rsidRDefault="003659EC">
          <w:pPr>
            <w:pStyle w:val="Verzeichnis2"/>
            <w:tabs>
              <w:tab w:val="right" w:leader="dot" w:pos="9016"/>
            </w:tabs>
            <w:rPr>
              <w:noProof/>
            </w:rPr>
          </w:pPr>
          <w:hyperlink w:anchor="_Toc221783448" w:history="1">
            <w:r w:rsidRPr="00405620">
              <w:rPr>
                <w:rStyle w:val="Hyperlink"/>
                <w:noProof/>
              </w:rPr>
              <w:t>6.1 Das Prinzip der Hell-/Dunkelverarbeitung</w:t>
            </w:r>
            <w:r>
              <w:rPr>
                <w:noProof/>
              </w:rPr>
              <w:tab/>
            </w:r>
            <w:r>
              <w:rPr>
                <w:noProof/>
              </w:rPr>
              <w:fldChar w:fldCharType="begin"/>
            </w:r>
            <w:r>
              <w:rPr>
                <w:noProof/>
              </w:rPr>
              <w:instrText xml:space="preserve"> PAGEREF _Toc221783448 \h </w:instrText>
            </w:r>
            <w:r>
              <w:rPr>
                <w:noProof/>
              </w:rPr>
            </w:r>
            <w:r>
              <w:rPr>
                <w:noProof/>
              </w:rPr>
              <w:fldChar w:fldCharType="separate"/>
            </w:r>
            <w:r>
              <w:rPr>
                <w:noProof/>
              </w:rPr>
              <w:t>13</w:t>
            </w:r>
            <w:r>
              <w:rPr>
                <w:noProof/>
              </w:rPr>
              <w:fldChar w:fldCharType="end"/>
            </w:r>
          </w:hyperlink>
        </w:p>
        <w:p w14:paraId="7D3AAFD3" w14:textId="77777777" w:rsidR="003659EC" w:rsidRDefault="003659EC">
          <w:pPr>
            <w:pStyle w:val="Verzeichnis2"/>
            <w:tabs>
              <w:tab w:val="right" w:leader="dot" w:pos="9016"/>
            </w:tabs>
            <w:rPr>
              <w:noProof/>
            </w:rPr>
          </w:pPr>
          <w:hyperlink w:anchor="_Toc221783449" w:history="1">
            <w:r w:rsidRPr="00405620">
              <w:rPr>
                <w:rStyle w:val="Hyperlink"/>
                <w:noProof/>
              </w:rPr>
              <w:t>6.2 Fast-Track-Prozesse</w:t>
            </w:r>
            <w:r>
              <w:rPr>
                <w:noProof/>
              </w:rPr>
              <w:tab/>
            </w:r>
            <w:r>
              <w:rPr>
                <w:noProof/>
              </w:rPr>
              <w:fldChar w:fldCharType="begin"/>
            </w:r>
            <w:r>
              <w:rPr>
                <w:noProof/>
              </w:rPr>
              <w:instrText xml:space="preserve"> PAGEREF _Toc221783449 \h </w:instrText>
            </w:r>
            <w:r>
              <w:rPr>
                <w:noProof/>
              </w:rPr>
            </w:r>
            <w:r>
              <w:rPr>
                <w:noProof/>
              </w:rPr>
              <w:fldChar w:fldCharType="separate"/>
            </w:r>
            <w:r>
              <w:rPr>
                <w:noProof/>
              </w:rPr>
              <w:t>13</w:t>
            </w:r>
            <w:r>
              <w:rPr>
                <w:noProof/>
              </w:rPr>
              <w:fldChar w:fldCharType="end"/>
            </w:r>
          </w:hyperlink>
        </w:p>
        <w:p w14:paraId="4F781B4D" w14:textId="77777777" w:rsidR="003659EC" w:rsidRDefault="003659EC">
          <w:pPr>
            <w:pStyle w:val="Verzeichnis2"/>
            <w:tabs>
              <w:tab w:val="right" w:leader="dot" w:pos="9016"/>
            </w:tabs>
            <w:rPr>
              <w:noProof/>
            </w:rPr>
          </w:pPr>
          <w:hyperlink w:anchor="_Toc221783450" w:history="1">
            <w:r w:rsidRPr="00405620">
              <w:rPr>
                <w:rStyle w:val="Hyperlink"/>
                <w:noProof/>
              </w:rPr>
              <w:t>6.3 Workflow-Orchestrierung</w:t>
            </w:r>
            <w:r>
              <w:rPr>
                <w:noProof/>
              </w:rPr>
              <w:tab/>
            </w:r>
            <w:r>
              <w:rPr>
                <w:noProof/>
              </w:rPr>
              <w:fldChar w:fldCharType="begin"/>
            </w:r>
            <w:r>
              <w:rPr>
                <w:noProof/>
              </w:rPr>
              <w:instrText xml:space="preserve"> PAGEREF _Toc221783450 \h </w:instrText>
            </w:r>
            <w:r>
              <w:rPr>
                <w:noProof/>
              </w:rPr>
            </w:r>
            <w:r>
              <w:rPr>
                <w:noProof/>
              </w:rPr>
              <w:fldChar w:fldCharType="separate"/>
            </w:r>
            <w:r>
              <w:rPr>
                <w:noProof/>
              </w:rPr>
              <w:t>13</w:t>
            </w:r>
            <w:r>
              <w:rPr>
                <w:noProof/>
              </w:rPr>
              <w:fldChar w:fldCharType="end"/>
            </w:r>
          </w:hyperlink>
        </w:p>
        <w:p w14:paraId="4DBC374F" w14:textId="77777777" w:rsidR="003659EC" w:rsidRDefault="003659EC">
          <w:pPr>
            <w:pStyle w:val="Verzeichnis1"/>
            <w:tabs>
              <w:tab w:val="right" w:leader="dot" w:pos="9016"/>
            </w:tabs>
            <w:rPr>
              <w:noProof/>
            </w:rPr>
          </w:pPr>
          <w:hyperlink w:anchor="_Toc221783451" w:history="1">
            <w:r w:rsidRPr="00405620">
              <w:rPr>
                <w:rStyle w:val="Hyperlink"/>
                <w:noProof/>
              </w:rPr>
              <w:t>7. Unterstützte Geschäftsarten</w:t>
            </w:r>
            <w:r>
              <w:rPr>
                <w:noProof/>
              </w:rPr>
              <w:tab/>
            </w:r>
            <w:r>
              <w:rPr>
                <w:noProof/>
              </w:rPr>
              <w:fldChar w:fldCharType="begin"/>
            </w:r>
            <w:r>
              <w:rPr>
                <w:noProof/>
              </w:rPr>
              <w:instrText xml:space="preserve"> PAGEREF _Toc221783451 \h </w:instrText>
            </w:r>
            <w:r>
              <w:rPr>
                <w:noProof/>
              </w:rPr>
            </w:r>
            <w:r>
              <w:rPr>
                <w:noProof/>
              </w:rPr>
              <w:fldChar w:fldCharType="separate"/>
            </w:r>
            <w:r>
              <w:rPr>
                <w:noProof/>
              </w:rPr>
              <w:t>14</w:t>
            </w:r>
            <w:r>
              <w:rPr>
                <w:noProof/>
              </w:rPr>
              <w:fldChar w:fldCharType="end"/>
            </w:r>
          </w:hyperlink>
        </w:p>
        <w:p w14:paraId="48A29F79" w14:textId="77777777" w:rsidR="003659EC" w:rsidRDefault="003659EC">
          <w:pPr>
            <w:pStyle w:val="Verzeichnis1"/>
            <w:tabs>
              <w:tab w:val="right" w:leader="dot" w:pos="9016"/>
            </w:tabs>
            <w:rPr>
              <w:noProof/>
            </w:rPr>
          </w:pPr>
          <w:hyperlink w:anchor="_Toc221783452" w:history="1">
            <w:r w:rsidRPr="00405620">
              <w:rPr>
                <w:rStyle w:val="Hyperlink"/>
                <w:noProof/>
              </w:rPr>
              <w:t>8. Technologische Grundlagen</w:t>
            </w:r>
            <w:r>
              <w:rPr>
                <w:noProof/>
              </w:rPr>
              <w:tab/>
            </w:r>
            <w:r>
              <w:rPr>
                <w:noProof/>
              </w:rPr>
              <w:fldChar w:fldCharType="begin"/>
            </w:r>
            <w:r>
              <w:rPr>
                <w:noProof/>
              </w:rPr>
              <w:instrText xml:space="preserve"> PAGEREF _Toc221783452 \h </w:instrText>
            </w:r>
            <w:r>
              <w:rPr>
                <w:noProof/>
              </w:rPr>
            </w:r>
            <w:r>
              <w:rPr>
                <w:noProof/>
              </w:rPr>
              <w:fldChar w:fldCharType="separate"/>
            </w:r>
            <w:r>
              <w:rPr>
                <w:noProof/>
              </w:rPr>
              <w:t>15</w:t>
            </w:r>
            <w:r>
              <w:rPr>
                <w:noProof/>
              </w:rPr>
              <w:fldChar w:fldCharType="end"/>
            </w:r>
          </w:hyperlink>
        </w:p>
        <w:p w14:paraId="21CCD3A1" w14:textId="77777777" w:rsidR="003659EC" w:rsidRDefault="003659EC">
          <w:pPr>
            <w:pStyle w:val="Verzeichnis2"/>
            <w:tabs>
              <w:tab w:val="right" w:leader="dot" w:pos="9016"/>
            </w:tabs>
            <w:rPr>
              <w:noProof/>
            </w:rPr>
          </w:pPr>
          <w:hyperlink w:anchor="_Toc221783453" w:history="1">
            <w:r w:rsidRPr="00405620">
              <w:rPr>
                <w:rStyle w:val="Hyperlink"/>
                <w:noProof/>
              </w:rPr>
              <w:t>8.1 A12 Enterprise Low Code Plattform</w:t>
            </w:r>
            <w:r>
              <w:rPr>
                <w:noProof/>
              </w:rPr>
              <w:tab/>
            </w:r>
            <w:r>
              <w:rPr>
                <w:noProof/>
              </w:rPr>
              <w:fldChar w:fldCharType="begin"/>
            </w:r>
            <w:r>
              <w:rPr>
                <w:noProof/>
              </w:rPr>
              <w:instrText xml:space="preserve"> PAGEREF _Toc221783453 \h </w:instrText>
            </w:r>
            <w:r>
              <w:rPr>
                <w:noProof/>
              </w:rPr>
            </w:r>
            <w:r>
              <w:rPr>
                <w:noProof/>
              </w:rPr>
              <w:fldChar w:fldCharType="separate"/>
            </w:r>
            <w:r>
              <w:rPr>
                <w:noProof/>
              </w:rPr>
              <w:t>15</w:t>
            </w:r>
            <w:r>
              <w:rPr>
                <w:noProof/>
              </w:rPr>
              <w:fldChar w:fldCharType="end"/>
            </w:r>
          </w:hyperlink>
        </w:p>
        <w:p w14:paraId="49DF85D4" w14:textId="77777777" w:rsidR="003659EC" w:rsidRDefault="003659EC">
          <w:pPr>
            <w:pStyle w:val="Verzeichnis2"/>
            <w:tabs>
              <w:tab w:val="right" w:leader="dot" w:pos="9016"/>
            </w:tabs>
            <w:rPr>
              <w:noProof/>
            </w:rPr>
          </w:pPr>
          <w:hyperlink w:anchor="_Toc221783454" w:history="1">
            <w:r w:rsidRPr="00405620">
              <w:rPr>
                <w:rStyle w:val="Hyperlink"/>
                <w:noProof/>
              </w:rPr>
              <w:t>8.2 mgm AI Assistant</w:t>
            </w:r>
            <w:r>
              <w:rPr>
                <w:noProof/>
              </w:rPr>
              <w:tab/>
            </w:r>
            <w:r>
              <w:rPr>
                <w:noProof/>
              </w:rPr>
              <w:fldChar w:fldCharType="begin"/>
            </w:r>
            <w:r>
              <w:rPr>
                <w:noProof/>
              </w:rPr>
              <w:instrText xml:space="preserve"> PAGEREF _Toc221783454 \h </w:instrText>
            </w:r>
            <w:r>
              <w:rPr>
                <w:noProof/>
              </w:rPr>
            </w:r>
            <w:r>
              <w:rPr>
                <w:noProof/>
              </w:rPr>
              <w:fldChar w:fldCharType="separate"/>
            </w:r>
            <w:r>
              <w:rPr>
                <w:noProof/>
              </w:rPr>
              <w:t>15</w:t>
            </w:r>
            <w:r>
              <w:rPr>
                <w:noProof/>
              </w:rPr>
              <w:fldChar w:fldCharType="end"/>
            </w:r>
          </w:hyperlink>
        </w:p>
        <w:p w14:paraId="1F1DF4A7" w14:textId="77777777" w:rsidR="003659EC" w:rsidRDefault="003659EC">
          <w:pPr>
            <w:pStyle w:val="Verzeichnis2"/>
            <w:tabs>
              <w:tab w:val="right" w:leader="dot" w:pos="9016"/>
            </w:tabs>
            <w:rPr>
              <w:noProof/>
            </w:rPr>
          </w:pPr>
          <w:hyperlink w:anchor="_Toc221783455" w:history="1">
            <w:r w:rsidRPr="00405620">
              <w:rPr>
                <w:rStyle w:val="Hyperlink"/>
                <w:noProof/>
              </w:rPr>
              <w:t>8.3 Workflow-Engine</w:t>
            </w:r>
            <w:r>
              <w:rPr>
                <w:noProof/>
              </w:rPr>
              <w:tab/>
            </w:r>
            <w:r>
              <w:rPr>
                <w:noProof/>
              </w:rPr>
              <w:fldChar w:fldCharType="begin"/>
            </w:r>
            <w:r>
              <w:rPr>
                <w:noProof/>
              </w:rPr>
              <w:instrText xml:space="preserve"> PAGEREF _Toc221783455 \h </w:instrText>
            </w:r>
            <w:r>
              <w:rPr>
                <w:noProof/>
              </w:rPr>
            </w:r>
            <w:r>
              <w:rPr>
                <w:noProof/>
              </w:rPr>
              <w:fldChar w:fldCharType="separate"/>
            </w:r>
            <w:r>
              <w:rPr>
                <w:noProof/>
              </w:rPr>
              <w:t>16</w:t>
            </w:r>
            <w:r>
              <w:rPr>
                <w:noProof/>
              </w:rPr>
              <w:fldChar w:fldCharType="end"/>
            </w:r>
          </w:hyperlink>
        </w:p>
        <w:p w14:paraId="5B3F6DF4" w14:textId="77777777" w:rsidR="003659EC" w:rsidRDefault="003659EC">
          <w:pPr>
            <w:pStyle w:val="Verzeichnis2"/>
            <w:tabs>
              <w:tab w:val="right" w:leader="dot" w:pos="9016"/>
            </w:tabs>
            <w:rPr>
              <w:noProof/>
            </w:rPr>
          </w:pPr>
          <w:hyperlink w:anchor="_Toc221783456" w:history="1">
            <w:r w:rsidRPr="00405620">
              <w:rPr>
                <w:rStyle w:val="Hyperlink"/>
                <w:noProof/>
              </w:rPr>
              <w:t>8.4 Portfolio-Dashboards</w:t>
            </w:r>
            <w:r>
              <w:rPr>
                <w:noProof/>
              </w:rPr>
              <w:tab/>
            </w:r>
            <w:r>
              <w:rPr>
                <w:noProof/>
              </w:rPr>
              <w:fldChar w:fldCharType="begin"/>
            </w:r>
            <w:r>
              <w:rPr>
                <w:noProof/>
              </w:rPr>
              <w:instrText xml:space="preserve"> PAGEREF _Toc221783456 \h </w:instrText>
            </w:r>
            <w:r>
              <w:rPr>
                <w:noProof/>
              </w:rPr>
            </w:r>
            <w:r>
              <w:rPr>
                <w:noProof/>
              </w:rPr>
              <w:fldChar w:fldCharType="separate"/>
            </w:r>
            <w:r>
              <w:rPr>
                <w:noProof/>
              </w:rPr>
              <w:t>16</w:t>
            </w:r>
            <w:r>
              <w:rPr>
                <w:noProof/>
              </w:rPr>
              <w:fldChar w:fldCharType="end"/>
            </w:r>
          </w:hyperlink>
        </w:p>
        <w:p w14:paraId="2B6A07D4" w14:textId="77777777" w:rsidR="003659EC" w:rsidRDefault="003659EC">
          <w:pPr>
            <w:pStyle w:val="Verzeichnis1"/>
            <w:tabs>
              <w:tab w:val="right" w:leader="dot" w:pos="9016"/>
            </w:tabs>
            <w:rPr>
              <w:noProof/>
            </w:rPr>
          </w:pPr>
          <w:hyperlink w:anchor="_Toc221783457" w:history="1">
            <w:r w:rsidRPr="00405620">
              <w:rPr>
                <w:rStyle w:val="Hyperlink"/>
                <w:noProof/>
              </w:rPr>
              <w:t>9. KI als strategischer Differenzierer</w:t>
            </w:r>
            <w:r>
              <w:rPr>
                <w:noProof/>
              </w:rPr>
              <w:tab/>
            </w:r>
            <w:r>
              <w:rPr>
                <w:noProof/>
              </w:rPr>
              <w:fldChar w:fldCharType="begin"/>
            </w:r>
            <w:r>
              <w:rPr>
                <w:noProof/>
              </w:rPr>
              <w:instrText xml:space="preserve"> PAGEREF _Toc221783457 \h </w:instrText>
            </w:r>
            <w:r>
              <w:rPr>
                <w:noProof/>
              </w:rPr>
            </w:r>
            <w:r>
              <w:rPr>
                <w:noProof/>
              </w:rPr>
              <w:fldChar w:fldCharType="separate"/>
            </w:r>
            <w:r>
              <w:rPr>
                <w:noProof/>
              </w:rPr>
              <w:t>17</w:t>
            </w:r>
            <w:r>
              <w:rPr>
                <w:noProof/>
              </w:rPr>
              <w:fldChar w:fldCharType="end"/>
            </w:r>
          </w:hyperlink>
        </w:p>
        <w:p w14:paraId="1DBB0FDB" w14:textId="77777777" w:rsidR="003659EC" w:rsidRDefault="003659EC">
          <w:pPr>
            <w:pStyle w:val="Verzeichnis2"/>
            <w:tabs>
              <w:tab w:val="right" w:leader="dot" w:pos="9016"/>
            </w:tabs>
            <w:rPr>
              <w:noProof/>
            </w:rPr>
          </w:pPr>
          <w:hyperlink w:anchor="_Toc221783458" w:history="1">
            <w:r w:rsidRPr="00405620">
              <w:rPr>
                <w:rStyle w:val="Hyperlink"/>
                <w:noProof/>
              </w:rPr>
              <w:t>9.1 Durchgängige KI-Integration</w:t>
            </w:r>
            <w:r>
              <w:rPr>
                <w:noProof/>
              </w:rPr>
              <w:tab/>
            </w:r>
            <w:r>
              <w:rPr>
                <w:noProof/>
              </w:rPr>
              <w:fldChar w:fldCharType="begin"/>
            </w:r>
            <w:r>
              <w:rPr>
                <w:noProof/>
              </w:rPr>
              <w:instrText xml:space="preserve"> PAGEREF _Toc221783458 \h </w:instrText>
            </w:r>
            <w:r>
              <w:rPr>
                <w:noProof/>
              </w:rPr>
            </w:r>
            <w:r>
              <w:rPr>
                <w:noProof/>
              </w:rPr>
              <w:fldChar w:fldCharType="separate"/>
            </w:r>
            <w:r>
              <w:rPr>
                <w:noProof/>
              </w:rPr>
              <w:t>17</w:t>
            </w:r>
            <w:r>
              <w:rPr>
                <w:noProof/>
              </w:rPr>
              <w:fldChar w:fldCharType="end"/>
            </w:r>
          </w:hyperlink>
        </w:p>
        <w:p w14:paraId="2C5C151C" w14:textId="77777777" w:rsidR="003659EC" w:rsidRDefault="003659EC">
          <w:pPr>
            <w:pStyle w:val="Verzeichnis2"/>
            <w:tabs>
              <w:tab w:val="right" w:leader="dot" w:pos="9016"/>
            </w:tabs>
            <w:rPr>
              <w:noProof/>
            </w:rPr>
          </w:pPr>
          <w:hyperlink w:anchor="_Toc221783459" w:history="1">
            <w:r w:rsidRPr="00405620">
              <w:rPr>
                <w:rStyle w:val="Hyperlink"/>
                <w:noProof/>
              </w:rPr>
              <w:t>9.2 Verantwortungsvoller KI-Einsatz</w:t>
            </w:r>
            <w:r>
              <w:rPr>
                <w:noProof/>
              </w:rPr>
              <w:tab/>
            </w:r>
            <w:r>
              <w:rPr>
                <w:noProof/>
              </w:rPr>
              <w:fldChar w:fldCharType="begin"/>
            </w:r>
            <w:r>
              <w:rPr>
                <w:noProof/>
              </w:rPr>
              <w:instrText xml:space="preserve"> PAGEREF _Toc221783459 \h </w:instrText>
            </w:r>
            <w:r>
              <w:rPr>
                <w:noProof/>
              </w:rPr>
            </w:r>
            <w:r>
              <w:rPr>
                <w:noProof/>
              </w:rPr>
              <w:fldChar w:fldCharType="separate"/>
            </w:r>
            <w:r>
              <w:rPr>
                <w:noProof/>
              </w:rPr>
              <w:t>17</w:t>
            </w:r>
            <w:r>
              <w:rPr>
                <w:noProof/>
              </w:rPr>
              <w:fldChar w:fldCharType="end"/>
            </w:r>
          </w:hyperlink>
        </w:p>
        <w:p w14:paraId="63A290C3" w14:textId="77777777" w:rsidR="003659EC" w:rsidRDefault="003659EC">
          <w:pPr>
            <w:pStyle w:val="Verzeichnis1"/>
            <w:tabs>
              <w:tab w:val="right" w:leader="dot" w:pos="9016"/>
            </w:tabs>
            <w:rPr>
              <w:noProof/>
            </w:rPr>
          </w:pPr>
          <w:hyperlink w:anchor="_Toc221783460" w:history="1">
            <w:r w:rsidRPr="00405620">
              <w:rPr>
                <w:rStyle w:val="Hyperlink"/>
                <w:noProof/>
              </w:rPr>
              <w:t>10. Regulatorik und Compliance</w:t>
            </w:r>
            <w:r>
              <w:rPr>
                <w:noProof/>
              </w:rPr>
              <w:tab/>
            </w:r>
            <w:r>
              <w:rPr>
                <w:noProof/>
              </w:rPr>
              <w:fldChar w:fldCharType="begin"/>
            </w:r>
            <w:r>
              <w:rPr>
                <w:noProof/>
              </w:rPr>
              <w:instrText xml:space="preserve"> PAGEREF _Toc221783460 \h </w:instrText>
            </w:r>
            <w:r>
              <w:rPr>
                <w:noProof/>
              </w:rPr>
            </w:r>
            <w:r>
              <w:rPr>
                <w:noProof/>
              </w:rPr>
              <w:fldChar w:fldCharType="separate"/>
            </w:r>
            <w:r>
              <w:rPr>
                <w:noProof/>
              </w:rPr>
              <w:t>18</w:t>
            </w:r>
            <w:r>
              <w:rPr>
                <w:noProof/>
              </w:rPr>
              <w:fldChar w:fldCharType="end"/>
            </w:r>
          </w:hyperlink>
        </w:p>
        <w:p w14:paraId="6E986E84" w14:textId="77777777" w:rsidR="003659EC" w:rsidRDefault="003659EC">
          <w:pPr>
            <w:pStyle w:val="Verzeichnis2"/>
            <w:tabs>
              <w:tab w:val="right" w:leader="dot" w:pos="9016"/>
            </w:tabs>
            <w:rPr>
              <w:noProof/>
            </w:rPr>
          </w:pPr>
          <w:hyperlink w:anchor="_Toc221783461" w:history="1">
            <w:r w:rsidRPr="00405620">
              <w:rPr>
                <w:rStyle w:val="Hyperlink"/>
                <w:noProof/>
              </w:rPr>
              <w:t>10.1 EU AI Act</w:t>
            </w:r>
            <w:r>
              <w:rPr>
                <w:noProof/>
              </w:rPr>
              <w:tab/>
            </w:r>
            <w:r>
              <w:rPr>
                <w:noProof/>
              </w:rPr>
              <w:fldChar w:fldCharType="begin"/>
            </w:r>
            <w:r>
              <w:rPr>
                <w:noProof/>
              </w:rPr>
              <w:instrText xml:space="preserve"> PAGEREF _Toc221783461 \h </w:instrText>
            </w:r>
            <w:r>
              <w:rPr>
                <w:noProof/>
              </w:rPr>
            </w:r>
            <w:r>
              <w:rPr>
                <w:noProof/>
              </w:rPr>
              <w:fldChar w:fldCharType="separate"/>
            </w:r>
            <w:r>
              <w:rPr>
                <w:noProof/>
              </w:rPr>
              <w:t>18</w:t>
            </w:r>
            <w:r>
              <w:rPr>
                <w:noProof/>
              </w:rPr>
              <w:fldChar w:fldCharType="end"/>
            </w:r>
          </w:hyperlink>
        </w:p>
        <w:p w14:paraId="68D4AA72" w14:textId="77777777" w:rsidR="003659EC" w:rsidRDefault="003659EC">
          <w:pPr>
            <w:pStyle w:val="Verzeichnis2"/>
            <w:tabs>
              <w:tab w:val="right" w:leader="dot" w:pos="9016"/>
            </w:tabs>
            <w:rPr>
              <w:noProof/>
            </w:rPr>
          </w:pPr>
          <w:hyperlink w:anchor="_Toc221783462" w:history="1">
            <w:r w:rsidRPr="00405620">
              <w:rPr>
                <w:rStyle w:val="Hyperlink"/>
                <w:noProof/>
              </w:rPr>
              <w:t>10.2 Weitere regulatorische Rahmenbedingungen</w:t>
            </w:r>
            <w:r>
              <w:rPr>
                <w:noProof/>
              </w:rPr>
              <w:tab/>
            </w:r>
            <w:r>
              <w:rPr>
                <w:noProof/>
              </w:rPr>
              <w:fldChar w:fldCharType="begin"/>
            </w:r>
            <w:r>
              <w:rPr>
                <w:noProof/>
              </w:rPr>
              <w:instrText xml:space="preserve"> PAGEREF _Toc221783462 \h </w:instrText>
            </w:r>
            <w:r>
              <w:rPr>
                <w:noProof/>
              </w:rPr>
            </w:r>
            <w:r>
              <w:rPr>
                <w:noProof/>
              </w:rPr>
              <w:fldChar w:fldCharType="separate"/>
            </w:r>
            <w:r>
              <w:rPr>
                <w:noProof/>
              </w:rPr>
              <w:t>18</w:t>
            </w:r>
            <w:r>
              <w:rPr>
                <w:noProof/>
              </w:rPr>
              <w:fldChar w:fldCharType="end"/>
            </w:r>
          </w:hyperlink>
        </w:p>
        <w:p w14:paraId="419BD837" w14:textId="77777777" w:rsidR="003659EC" w:rsidRDefault="003659EC">
          <w:pPr>
            <w:pStyle w:val="Verzeichnis1"/>
            <w:tabs>
              <w:tab w:val="right" w:leader="dot" w:pos="9016"/>
            </w:tabs>
            <w:rPr>
              <w:noProof/>
            </w:rPr>
          </w:pPr>
          <w:hyperlink w:anchor="_Toc221783463" w:history="1">
            <w:r w:rsidRPr="00405620">
              <w:rPr>
                <w:rStyle w:val="Hyperlink"/>
                <w:noProof/>
              </w:rPr>
              <w:t>11. Integrationsfähigkeit</w:t>
            </w:r>
            <w:r>
              <w:rPr>
                <w:noProof/>
              </w:rPr>
              <w:tab/>
            </w:r>
            <w:r>
              <w:rPr>
                <w:noProof/>
              </w:rPr>
              <w:fldChar w:fldCharType="begin"/>
            </w:r>
            <w:r>
              <w:rPr>
                <w:noProof/>
              </w:rPr>
              <w:instrText xml:space="preserve"> PAGEREF _Toc221783463 \h </w:instrText>
            </w:r>
            <w:r>
              <w:rPr>
                <w:noProof/>
              </w:rPr>
            </w:r>
            <w:r>
              <w:rPr>
                <w:noProof/>
              </w:rPr>
              <w:fldChar w:fldCharType="separate"/>
            </w:r>
            <w:r>
              <w:rPr>
                <w:noProof/>
              </w:rPr>
              <w:t>20</w:t>
            </w:r>
            <w:r>
              <w:rPr>
                <w:noProof/>
              </w:rPr>
              <w:fldChar w:fldCharType="end"/>
            </w:r>
          </w:hyperlink>
        </w:p>
        <w:p w14:paraId="12C2990A" w14:textId="77777777" w:rsidR="003659EC" w:rsidRDefault="003659EC">
          <w:pPr>
            <w:pStyle w:val="Verzeichnis2"/>
            <w:tabs>
              <w:tab w:val="right" w:leader="dot" w:pos="9016"/>
            </w:tabs>
            <w:rPr>
              <w:noProof/>
            </w:rPr>
          </w:pPr>
          <w:hyperlink w:anchor="_Toc221783464" w:history="1">
            <w:r w:rsidRPr="00405620">
              <w:rPr>
                <w:rStyle w:val="Hyperlink"/>
                <w:noProof/>
              </w:rPr>
              <w:t>11.1 Orchestrierung statt Ablösung</w:t>
            </w:r>
            <w:r>
              <w:rPr>
                <w:noProof/>
              </w:rPr>
              <w:tab/>
            </w:r>
            <w:r>
              <w:rPr>
                <w:noProof/>
              </w:rPr>
              <w:fldChar w:fldCharType="begin"/>
            </w:r>
            <w:r>
              <w:rPr>
                <w:noProof/>
              </w:rPr>
              <w:instrText xml:space="preserve"> PAGEREF _Toc221783464 \h </w:instrText>
            </w:r>
            <w:r>
              <w:rPr>
                <w:noProof/>
              </w:rPr>
            </w:r>
            <w:r>
              <w:rPr>
                <w:noProof/>
              </w:rPr>
              <w:fldChar w:fldCharType="separate"/>
            </w:r>
            <w:r>
              <w:rPr>
                <w:noProof/>
              </w:rPr>
              <w:t>20</w:t>
            </w:r>
            <w:r>
              <w:rPr>
                <w:noProof/>
              </w:rPr>
              <w:fldChar w:fldCharType="end"/>
            </w:r>
          </w:hyperlink>
        </w:p>
        <w:p w14:paraId="4E75CD0E" w14:textId="77777777" w:rsidR="003659EC" w:rsidRDefault="003659EC">
          <w:pPr>
            <w:pStyle w:val="Verzeichnis2"/>
            <w:tabs>
              <w:tab w:val="right" w:leader="dot" w:pos="9016"/>
            </w:tabs>
            <w:rPr>
              <w:noProof/>
            </w:rPr>
          </w:pPr>
          <w:hyperlink w:anchor="_Toc221783465" w:history="1">
            <w:r w:rsidRPr="00405620">
              <w:rPr>
                <w:rStyle w:val="Hyperlink"/>
                <w:noProof/>
              </w:rPr>
              <w:t>11.2 Offene Architektur</w:t>
            </w:r>
            <w:r>
              <w:rPr>
                <w:noProof/>
              </w:rPr>
              <w:tab/>
            </w:r>
            <w:r>
              <w:rPr>
                <w:noProof/>
              </w:rPr>
              <w:fldChar w:fldCharType="begin"/>
            </w:r>
            <w:r>
              <w:rPr>
                <w:noProof/>
              </w:rPr>
              <w:instrText xml:space="preserve"> PAGEREF _Toc221783465 \h </w:instrText>
            </w:r>
            <w:r>
              <w:rPr>
                <w:noProof/>
              </w:rPr>
            </w:r>
            <w:r>
              <w:rPr>
                <w:noProof/>
              </w:rPr>
              <w:fldChar w:fldCharType="separate"/>
            </w:r>
            <w:r>
              <w:rPr>
                <w:noProof/>
              </w:rPr>
              <w:t>20</w:t>
            </w:r>
            <w:r>
              <w:rPr>
                <w:noProof/>
              </w:rPr>
              <w:fldChar w:fldCharType="end"/>
            </w:r>
          </w:hyperlink>
        </w:p>
        <w:p w14:paraId="18486350" w14:textId="77777777" w:rsidR="003659EC" w:rsidRDefault="003659EC">
          <w:pPr>
            <w:pStyle w:val="Verzeichnis1"/>
            <w:tabs>
              <w:tab w:val="right" w:leader="dot" w:pos="9016"/>
            </w:tabs>
            <w:rPr>
              <w:noProof/>
            </w:rPr>
          </w:pPr>
          <w:hyperlink w:anchor="_Toc221783466" w:history="1">
            <w:r w:rsidRPr="00405620">
              <w:rPr>
                <w:rStyle w:val="Hyperlink"/>
                <w:noProof/>
              </w:rPr>
              <w:t>12. Nutzenhebel und Wertbeitrag</w:t>
            </w:r>
            <w:r>
              <w:rPr>
                <w:noProof/>
              </w:rPr>
              <w:tab/>
            </w:r>
            <w:r>
              <w:rPr>
                <w:noProof/>
              </w:rPr>
              <w:fldChar w:fldCharType="begin"/>
            </w:r>
            <w:r>
              <w:rPr>
                <w:noProof/>
              </w:rPr>
              <w:instrText xml:space="preserve"> PAGEREF _Toc221783466 \h </w:instrText>
            </w:r>
            <w:r>
              <w:rPr>
                <w:noProof/>
              </w:rPr>
            </w:r>
            <w:r>
              <w:rPr>
                <w:noProof/>
              </w:rPr>
              <w:fldChar w:fldCharType="separate"/>
            </w:r>
            <w:r>
              <w:rPr>
                <w:noProof/>
              </w:rPr>
              <w:t>21</w:t>
            </w:r>
            <w:r>
              <w:rPr>
                <w:noProof/>
              </w:rPr>
              <w:fldChar w:fldCharType="end"/>
            </w:r>
          </w:hyperlink>
        </w:p>
        <w:p w14:paraId="2C16A3A5" w14:textId="77777777" w:rsidR="003659EC" w:rsidRDefault="003659EC">
          <w:pPr>
            <w:pStyle w:val="Verzeichnis2"/>
            <w:tabs>
              <w:tab w:val="right" w:leader="dot" w:pos="9016"/>
            </w:tabs>
            <w:rPr>
              <w:noProof/>
            </w:rPr>
          </w:pPr>
          <w:hyperlink w:anchor="_Toc221783467" w:history="1">
            <w:r w:rsidRPr="00405620">
              <w:rPr>
                <w:rStyle w:val="Hyperlink"/>
                <w:noProof/>
              </w:rPr>
              <w:t>12.1 Operative Nutzenhebel</w:t>
            </w:r>
            <w:r>
              <w:rPr>
                <w:noProof/>
              </w:rPr>
              <w:tab/>
            </w:r>
            <w:r>
              <w:rPr>
                <w:noProof/>
              </w:rPr>
              <w:fldChar w:fldCharType="begin"/>
            </w:r>
            <w:r>
              <w:rPr>
                <w:noProof/>
              </w:rPr>
              <w:instrText xml:space="preserve"> PAGEREF _Toc221783467 \h </w:instrText>
            </w:r>
            <w:r>
              <w:rPr>
                <w:noProof/>
              </w:rPr>
            </w:r>
            <w:r>
              <w:rPr>
                <w:noProof/>
              </w:rPr>
              <w:fldChar w:fldCharType="separate"/>
            </w:r>
            <w:r>
              <w:rPr>
                <w:noProof/>
              </w:rPr>
              <w:t>21</w:t>
            </w:r>
            <w:r>
              <w:rPr>
                <w:noProof/>
              </w:rPr>
              <w:fldChar w:fldCharType="end"/>
            </w:r>
          </w:hyperlink>
        </w:p>
        <w:p w14:paraId="7B90B187" w14:textId="77777777" w:rsidR="003659EC" w:rsidRDefault="003659EC">
          <w:pPr>
            <w:pStyle w:val="Verzeichnis2"/>
            <w:tabs>
              <w:tab w:val="right" w:leader="dot" w:pos="9016"/>
            </w:tabs>
            <w:rPr>
              <w:noProof/>
            </w:rPr>
          </w:pPr>
          <w:hyperlink w:anchor="_Toc221783468" w:history="1">
            <w:r w:rsidRPr="00405620">
              <w:rPr>
                <w:rStyle w:val="Hyperlink"/>
                <w:noProof/>
              </w:rPr>
              <w:t>12.2 Strategische Nutzenhebel</w:t>
            </w:r>
            <w:r>
              <w:rPr>
                <w:noProof/>
              </w:rPr>
              <w:tab/>
            </w:r>
            <w:r>
              <w:rPr>
                <w:noProof/>
              </w:rPr>
              <w:fldChar w:fldCharType="begin"/>
            </w:r>
            <w:r>
              <w:rPr>
                <w:noProof/>
              </w:rPr>
              <w:instrText xml:space="preserve"> PAGEREF _Toc221783468 \h </w:instrText>
            </w:r>
            <w:r>
              <w:rPr>
                <w:noProof/>
              </w:rPr>
            </w:r>
            <w:r>
              <w:rPr>
                <w:noProof/>
              </w:rPr>
              <w:fldChar w:fldCharType="separate"/>
            </w:r>
            <w:r>
              <w:rPr>
                <w:noProof/>
              </w:rPr>
              <w:t>21</w:t>
            </w:r>
            <w:r>
              <w:rPr>
                <w:noProof/>
              </w:rPr>
              <w:fldChar w:fldCharType="end"/>
            </w:r>
          </w:hyperlink>
        </w:p>
        <w:p w14:paraId="78F777E8" w14:textId="77777777" w:rsidR="003659EC" w:rsidRDefault="003659EC">
          <w:pPr>
            <w:pStyle w:val="Verzeichnis1"/>
            <w:tabs>
              <w:tab w:val="right" w:leader="dot" w:pos="9016"/>
            </w:tabs>
            <w:rPr>
              <w:noProof/>
            </w:rPr>
          </w:pPr>
          <w:hyperlink w:anchor="_Toc221783469" w:history="1">
            <w:r w:rsidRPr="00405620">
              <w:rPr>
                <w:rStyle w:val="Hyperlink"/>
                <w:noProof/>
              </w:rPr>
              <w:t>13. Stufenmodell der Umsetzung</w:t>
            </w:r>
            <w:r>
              <w:rPr>
                <w:noProof/>
              </w:rPr>
              <w:tab/>
            </w:r>
            <w:r>
              <w:rPr>
                <w:noProof/>
              </w:rPr>
              <w:fldChar w:fldCharType="begin"/>
            </w:r>
            <w:r>
              <w:rPr>
                <w:noProof/>
              </w:rPr>
              <w:instrText xml:space="preserve"> PAGEREF _Toc221783469 \h </w:instrText>
            </w:r>
            <w:r>
              <w:rPr>
                <w:noProof/>
              </w:rPr>
            </w:r>
            <w:r>
              <w:rPr>
                <w:noProof/>
              </w:rPr>
              <w:fldChar w:fldCharType="separate"/>
            </w:r>
            <w:r>
              <w:rPr>
                <w:noProof/>
              </w:rPr>
              <w:t>22</w:t>
            </w:r>
            <w:r>
              <w:rPr>
                <w:noProof/>
              </w:rPr>
              <w:fldChar w:fldCharType="end"/>
            </w:r>
          </w:hyperlink>
        </w:p>
        <w:p w14:paraId="48C006D4" w14:textId="77777777" w:rsidR="003659EC" w:rsidRDefault="003659EC">
          <w:pPr>
            <w:pStyle w:val="Verzeichnis2"/>
            <w:tabs>
              <w:tab w:val="right" w:leader="dot" w:pos="9016"/>
            </w:tabs>
            <w:rPr>
              <w:noProof/>
            </w:rPr>
          </w:pPr>
          <w:hyperlink w:anchor="_Toc221783470" w:history="1">
            <w:r w:rsidRPr="00405620">
              <w:rPr>
                <w:rStyle w:val="Hyperlink"/>
                <w:noProof/>
              </w:rPr>
              <w:t>13.1 Referenzimplementierung</w:t>
            </w:r>
            <w:r>
              <w:rPr>
                <w:noProof/>
              </w:rPr>
              <w:tab/>
            </w:r>
            <w:r>
              <w:rPr>
                <w:noProof/>
              </w:rPr>
              <w:fldChar w:fldCharType="begin"/>
            </w:r>
            <w:r>
              <w:rPr>
                <w:noProof/>
              </w:rPr>
              <w:instrText xml:space="preserve"> PAGEREF _Toc221783470 \h </w:instrText>
            </w:r>
            <w:r>
              <w:rPr>
                <w:noProof/>
              </w:rPr>
            </w:r>
            <w:r>
              <w:rPr>
                <w:noProof/>
              </w:rPr>
              <w:fldChar w:fldCharType="separate"/>
            </w:r>
            <w:r>
              <w:rPr>
                <w:noProof/>
              </w:rPr>
              <w:t>22</w:t>
            </w:r>
            <w:r>
              <w:rPr>
                <w:noProof/>
              </w:rPr>
              <w:fldChar w:fldCharType="end"/>
            </w:r>
          </w:hyperlink>
        </w:p>
        <w:p w14:paraId="09D2BD20" w14:textId="77777777" w:rsidR="003659EC" w:rsidRDefault="003659EC">
          <w:pPr>
            <w:pStyle w:val="Verzeichnis1"/>
            <w:tabs>
              <w:tab w:val="right" w:leader="dot" w:pos="9016"/>
            </w:tabs>
            <w:rPr>
              <w:noProof/>
            </w:rPr>
          </w:pPr>
          <w:hyperlink w:anchor="_Toc221783471" w:history="1">
            <w:r w:rsidRPr="00405620">
              <w:rPr>
                <w:rStyle w:val="Hyperlink"/>
                <w:noProof/>
              </w:rPr>
              <w:t>14. Plattformstrategie und Erweiterbarkeit</w:t>
            </w:r>
            <w:r>
              <w:rPr>
                <w:noProof/>
              </w:rPr>
              <w:tab/>
            </w:r>
            <w:r>
              <w:rPr>
                <w:noProof/>
              </w:rPr>
              <w:fldChar w:fldCharType="begin"/>
            </w:r>
            <w:r>
              <w:rPr>
                <w:noProof/>
              </w:rPr>
              <w:instrText xml:space="preserve"> PAGEREF _Toc221783471 \h </w:instrText>
            </w:r>
            <w:r>
              <w:rPr>
                <w:noProof/>
              </w:rPr>
            </w:r>
            <w:r>
              <w:rPr>
                <w:noProof/>
              </w:rPr>
              <w:fldChar w:fldCharType="separate"/>
            </w:r>
            <w:r>
              <w:rPr>
                <w:noProof/>
              </w:rPr>
              <w:t>23</w:t>
            </w:r>
            <w:r>
              <w:rPr>
                <w:noProof/>
              </w:rPr>
              <w:fldChar w:fldCharType="end"/>
            </w:r>
          </w:hyperlink>
        </w:p>
        <w:p w14:paraId="74AE1A63" w14:textId="77777777" w:rsidR="003659EC" w:rsidRDefault="003659EC">
          <w:pPr>
            <w:pStyle w:val="Verzeichnis2"/>
            <w:tabs>
              <w:tab w:val="right" w:leader="dot" w:pos="9016"/>
            </w:tabs>
            <w:rPr>
              <w:noProof/>
            </w:rPr>
          </w:pPr>
          <w:hyperlink w:anchor="_Toc221783472" w:history="1">
            <w:r w:rsidRPr="00405620">
              <w:rPr>
                <w:rStyle w:val="Hyperlink"/>
                <w:noProof/>
              </w:rPr>
              <w:t>14.1 Die UWWB als Einstiegsmodul</w:t>
            </w:r>
            <w:r>
              <w:rPr>
                <w:noProof/>
              </w:rPr>
              <w:tab/>
            </w:r>
            <w:r>
              <w:rPr>
                <w:noProof/>
              </w:rPr>
              <w:fldChar w:fldCharType="begin"/>
            </w:r>
            <w:r>
              <w:rPr>
                <w:noProof/>
              </w:rPr>
              <w:instrText xml:space="preserve"> PAGEREF _Toc221783472 \h </w:instrText>
            </w:r>
            <w:r>
              <w:rPr>
                <w:noProof/>
              </w:rPr>
            </w:r>
            <w:r>
              <w:rPr>
                <w:noProof/>
              </w:rPr>
              <w:fldChar w:fldCharType="separate"/>
            </w:r>
            <w:r>
              <w:rPr>
                <w:noProof/>
              </w:rPr>
              <w:t>23</w:t>
            </w:r>
            <w:r>
              <w:rPr>
                <w:noProof/>
              </w:rPr>
              <w:fldChar w:fldCharType="end"/>
            </w:r>
          </w:hyperlink>
        </w:p>
        <w:p w14:paraId="563736C8" w14:textId="77777777" w:rsidR="003659EC" w:rsidRDefault="003659EC">
          <w:pPr>
            <w:pStyle w:val="Verzeichnis2"/>
            <w:tabs>
              <w:tab w:val="right" w:leader="dot" w:pos="9016"/>
            </w:tabs>
            <w:rPr>
              <w:noProof/>
            </w:rPr>
          </w:pPr>
          <w:hyperlink w:anchor="_Toc221783473" w:history="1">
            <w:r w:rsidRPr="00405620">
              <w:rPr>
                <w:rStyle w:val="Hyperlink"/>
                <w:noProof/>
              </w:rPr>
              <w:t>14.2 Erweiterungsmodule</w:t>
            </w:r>
            <w:r>
              <w:rPr>
                <w:noProof/>
              </w:rPr>
              <w:tab/>
            </w:r>
            <w:r>
              <w:rPr>
                <w:noProof/>
              </w:rPr>
              <w:fldChar w:fldCharType="begin"/>
            </w:r>
            <w:r>
              <w:rPr>
                <w:noProof/>
              </w:rPr>
              <w:instrText xml:space="preserve"> PAGEREF _Toc221783473 \h </w:instrText>
            </w:r>
            <w:r>
              <w:rPr>
                <w:noProof/>
              </w:rPr>
            </w:r>
            <w:r>
              <w:rPr>
                <w:noProof/>
              </w:rPr>
              <w:fldChar w:fldCharType="separate"/>
            </w:r>
            <w:r>
              <w:rPr>
                <w:noProof/>
              </w:rPr>
              <w:t>23</w:t>
            </w:r>
            <w:r>
              <w:rPr>
                <w:noProof/>
              </w:rPr>
              <w:fldChar w:fldCharType="end"/>
            </w:r>
          </w:hyperlink>
        </w:p>
        <w:p w14:paraId="1F3D8960" w14:textId="77777777" w:rsidR="003659EC" w:rsidRDefault="003659EC">
          <w:pPr>
            <w:pStyle w:val="Verzeichnis2"/>
            <w:tabs>
              <w:tab w:val="right" w:leader="dot" w:pos="9016"/>
            </w:tabs>
            <w:rPr>
              <w:noProof/>
            </w:rPr>
          </w:pPr>
          <w:hyperlink w:anchor="_Toc221783474" w:history="1">
            <w:r w:rsidRPr="00405620">
              <w:rPr>
                <w:rStyle w:val="Hyperlink"/>
                <w:noProof/>
              </w:rPr>
              <w:t>14.3 MGA-spezifische Erweiterungen</w:t>
            </w:r>
            <w:r>
              <w:rPr>
                <w:noProof/>
              </w:rPr>
              <w:tab/>
            </w:r>
            <w:r>
              <w:rPr>
                <w:noProof/>
              </w:rPr>
              <w:fldChar w:fldCharType="begin"/>
            </w:r>
            <w:r>
              <w:rPr>
                <w:noProof/>
              </w:rPr>
              <w:instrText xml:space="preserve"> PAGEREF _Toc221783474 \h </w:instrText>
            </w:r>
            <w:r>
              <w:rPr>
                <w:noProof/>
              </w:rPr>
            </w:r>
            <w:r>
              <w:rPr>
                <w:noProof/>
              </w:rPr>
              <w:fldChar w:fldCharType="separate"/>
            </w:r>
            <w:r>
              <w:rPr>
                <w:noProof/>
              </w:rPr>
              <w:t>23</w:t>
            </w:r>
            <w:r>
              <w:rPr>
                <w:noProof/>
              </w:rPr>
              <w:fldChar w:fldCharType="end"/>
            </w:r>
          </w:hyperlink>
        </w:p>
        <w:p w14:paraId="16CBDEE0" w14:textId="77777777" w:rsidR="003659EC" w:rsidRDefault="003659EC">
          <w:pPr>
            <w:pStyle w:val="Verzeichnis1"/>
            <w:tabs>
              <w:tab w:val="right" w:leader="dot" w:pos="9016"/>
            </w:tabs>
            <w:rPr>
              <w:noProof/>
            </w:rPr>
          </w:pPr>
          <w:hyperlink w:anchor="_Toc221783475" w:history="1">
            <w:r w:rsidRPr="00405620">
              <w:rPr>
                <w:rStyle w:val="Hyperlink"/>
                <w:noProof/>
              </w:rPr>
              <w:t>15. Zusammenfassung und Ausblick</w:t>
            </w:r>
            <w:r>
              <w:rPr>
                <w:noProof/>
              </w:rPr>
              <w:tab/>
            </w:r>
            <w:r>
              <w:rPr>
                <w:noProof/>
              </w:rPr>
              <w:fldChar w:fldCharType="begin"/>
            </w:r>
            <w:r>
              <w:rPr>
                <w:noProof/>
              </w:rPr>
              <w:instrText xml:space="preserve"> PAGEREF _Toc221783475 \h </w:instrText>
            </w:r>
            <w:r>
              <w:rPr>
                <w:noProof/>
              </w:rPr>
            </w:r>
            <w:r>
              <w:rPr>
                <w:noProof/>
              </w:rPr>
              <w:fldChar w:fldCharType="separate"/>
            </w:r>
            <w:r>
              <w:rPr>
                <w:noProof/>
              </w:rPr>
              <w:t>24</w:t>
            </w:r>
            <w:r>
              <w:rPr>
                <w:noProof/>
              </w:rPr>
              <w:fldChar w:fldCharType="end"/>
            </w:r>
          </w:hyperlink>
        </w:p>
        <w:p w14:paraId="2631F74A" w14:textId="77777777" w:rsidR="003659EC" w:rsidRDefault="003659EC">
          <w:pPr>
            <w:pStyle w:val="Verzeichnis2"/>
            <w:tabs>
              <w:tab w:val="right" w:leader="dot" w:pos="9016"/>
            </w:tabs>
            <w:rPr>
              <w:noProof/>
            </w:rPr>
          </w:pPr>
          <w:hyperlink w:anchor="_Toc221783476" w:history="1">
            <w:r w:rsidRPr="00405620">
              <w:rPr>
                <w:rStyle w:val="Hyperlink"/>
                <w:noProof/>
              </w:rPr>
              <w:t>Ausblick</w:t>
            </w:r>
            <w:r>
              <w:rPr>
                <w:noProof/>
              </w:rPr>
              <w:tab/>
            </w:r>
            <w:r>
              <w:rPr>
                <w:noProof/>
              </w:rPr>
              <w:fldChar w:fldCharType="begin"/>
            </w:r>
            <w:r>
              <w:rPr>
                <w:noProof/>
              </w:rPr>
              <w:instrText xml:space="preserve"> PAGEREF _Toc221783476 \h </w:instrText>
            </w:r>
            <w:r>
              <w:rPr>
                <w:noProof/>
              </w:rPr>
            </w:r>
            <w:r>
              <w:rPr>
                <w:noProof/>
              </w:rPr>
              <w:fldChar w:fldCharType="separate"/>
            </w:r>
            <w:r>
              <w:rPr>
                <w:noProof/>
              </w:rPr>
              <w:t>24</w:t>
            </w:r>
            <w:r>
              <w:rPr>
                <w:noProof/>
              </w:rPr>
              <w:fldChar w:fldCharType="end"/>
            </w:r>
          </w:hyperlink>
        </w:p>
        <w:p w14:paraId="65E8A966" w14:textId="77777777" w:rsidR="005A39E6" w:rsidRDefault="005151A9">
          <w:r>
            <w:fldChar w:fldCharType="end"/>
          </w:r>
        </w:p>
      </w:sdtContent>
    </w:sdt>
    <w:p w14:paraId="29B78DE4" w14:textId="77777777" w:rsidR="005A39E6" w:rsidRDefault="005A39E6">
      <w:pPr>
        <w:sectPr w:rsidR="005A39E6">
          <w:headerReference w:type="default" r:id="rId7"/>
          <w:footerReference w:type="default" r:id="rId8"/>
          <w:pgSz w:w="11906" w:h="16838"/>
          <w:pgMar w:top="1440" w:right="1440" w:bottom="1200" w:left="1440" w:header="708" w:footer="708" w:gutter="0"/>
          <w:cols w:space="720"/>
          <w:docGrid w:linePitch="360"/>
        </w:sectPr>
      </w:pPr>
    </w:p>
    <w:p w14:paraId="01CB2385" w14:textId="77777777" w:rsidR="005A39E6" w:rsidRDefault="005151A9">
      <w:pPr>
        <w:pStyle w:val="berschrift1"/>
      </w:pPr>
      <w:bookmarkStart w:id="0" w:name="_Toc221783426"/>
      <w:r>
        <w:lastRenderedPageBreak/>
        <w:t>1. Management Summary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4E85DB4C" w14:textId="77777777">
        <w:tc>
          <w:tcPr>
            <w:tcW w:w="9026" w:type="dxa"/>
            <w:tcBorders>
              <w:top w:val="none" w:sz="0" w:space="0" w:color="FFFFFF"/>
              <w:left w:val="none" w:sz="0" w:space="0" w:color="FFFFFF"/>
              <w:bottom w:val="single" w:sz="6" w:space="0" w:color="0072C6"/>
              <w:right w:val="none" w:sz="0" w:space="0" w:color="FFFFFF"/>
            </w:tcBorders>
          </w:tcPr>
          <w:p w14:paraId="691E67ED" w14:textId="77777777" w:rsidR="005A39E6" w:rsidRDefault="005A39E6"/>
        </w:tc>
      </w:tr>
    </w:tbl>
    <w:p w14:paraId="003AC82F" w14:textId="77777777" w:rsidR="005A39E6" w:rsidRDefault="005A39E6">
      <w:pPr>
        <w:spacing w:before="100"/>
      </w:pPr>
    </w:p>
    <w:p w14:paraId="6A1E50D2" w14:textId="79F137EB" w:rsidR="005A39E6" w:rsidRDefault="005151A9">
      <w:pPr>
        <w:spacing w:before="60" w:after="100" w:line="276" w:lineRule="auto"/>
        <w:jc w:val="both"/>
      </w:pPr>
      <w:r>
        <w:rPr>
          <w:color w:val="333333"/>
        </w:rPr>
        <w:t>Die Versicherungsbranche steht an einem Wendepunkt. Steigende regulatorische Anforderungen, wachsender Kosten- und Wettbewerbsdruck sowie die zunehmende Komplexität der Risikolandschaft erfordern eine grundlegende Neuausrichtung des Underwriting-Prozesses. Gleichzeitig eröffnet der rasante Fortschritt künstlicher Intelligenz Chancen, die weit über die schrittweise Optimierung bestehender Abläufe hinausgehen.</w:t>
      </w:r>
    </w:p>
    <w:p w14:paraId="280F6667" w14:textId="77777777" w:rsidR="005A39E6" w:rsidRDefault="005151A9">
      <w:pPr>
        <w:spacing w:before="60" w:after="100" w:line="276" w:lineRule="auto"/>
        <w:jc w:val="both"/>
      </w:pPr>
      <w:r>
        <w:rPr>
          <w:color w:val="333333"/>
        </w:rPr>
        <w:t>Die Cosmo Underwriting Workbench (UWWB) ist die Antwort auf diese Herausforderung. Sie verbindet KI-gestützte Datenverarbeitung mit intelligenter Prozessorchestrierung und einer durchgängigen Portfolio-Perspektive. Das Ergebnis ist eine Lösung, die Underwriting-Teams nicht ersetzt, sondern gezielt dort entlastet, wo Automatisierung den größten Hebel bietet – und menschliche Expertise dort freisetzt, wo sie den größten Wert stiftet.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012434F7" w14:textId="77777777">
        <w:tc>
          <w:tcPr>
            <w:tcW w:w="9026" w:type="dxa"/>
            <w:tcBorders>
              <w:top w:val="none" w:sz="0" w:space="0" w:color="FFFFFF"/>
              <w:left w:val="single" w:sz="8" w:space="0" w:color="0072C6"/>
              <w:bottom w:val="none" w:sz="0" w:space="0" w:color="FFFFFF"/>
              <w:right w:val="none" w:sz="0" w:space="0" w:color="FFFFFF"/>
            </w:tcBorders>
            <w:shd w:val="clear" w:color="auto" w:fill="E8F1FA"/>
            <w:tcMar>
              <w:top w:w="100" w:type="dxa"/>
              <w:left w:w="160" w:type="dxa"/>
              <w:bottom w:w="100" w:type="dxa"/>
              <w:right w:w="160" w:type="dxa"/>
            </w:tcMar>
          </w:tcPr>
          <w:p w14:paraId="71D844AC" w14:textId="77777777" w:rsidR="005A39E6" w:rsidRDefault="005151A9">
            <w:pPr>
              <w:spacing w:before="40" w:after="60"/>
            </w:pPr>
            <w:r>
              <w:rPr>
                <w:b/>
                <w:bCs/>
                <w:color w:val="003366"/>
              </w:rPr>
              <w:t>Kern-Differenzierung</w:t>
            </w:r>
          </w:p>
          <w:p w14:paraId="10CF70B9" w14:textId="77777777" w:rsidR="005A39E6" w:rsidRDefault="005151A9">
            <w:pPr>
              <w:spacing w:after="40" w:line="276" w:lineRule="auto"/>
            </w:pPr>
            <w:r>
              <w:rPr>
                <w:color w:val="333333"/>
                <w:sz w:val="20"/>
                <w:szCs w:val="20"/>
              </w:rPr>
              <w:t>Die UWWB kombiniert modulare Flexibilität auf Basis standardisierter Services mit durchgängiger KI-Integration in Datenstrukturierung, -anreicherung und -bewertung. Sie ist keine starre Plattform, die bestehende Systeme ablöst, sondern eine Orchestrierungsschicht, die sich in vorhandene Systemlandschaften integriert.</w:t>
            </w:r>
          </w:p>
        </w:tc>
      </w:tr>
    </w:tbl>
    <w:p w14:paraId="65108D58" w14:textId="77777777" w:rsidR="005A39E6" w:rsidRDefault="005A39E6">
      <w:pPr>
        <w:spacing w:before="100"/>
      </w:pPr>
    </w:p>
    <w:p w14:paraId="470B49DA" w14:textId="77777777" w:rsidR="005A39E6" w:rsidRDefault="005151A9">
      <w:pPr>
        <w:spacing w:before="60" w:after="100" w:line="276" w:lineRule="auto"/>
        <w:jc w:val="both"/>
      </w:pPr>
      <w:r>
        <w:rPr>
          <w:color w:val="333333"/>
        </w:rPr>
        <w:t xml:space="preserve">Dieses Dokument richtet sich an Entscheidungsträger in der Versicherungswirtschaft – Vorstände, Bereichsleiter Underwriting und Verantwortliche für die strategische Digitalisierung. Es beschreibt das konzeptionelle Lösungsverständnis, die technologischen Grundlagen und den strategischen Nutzen der UWWB als Einstiegsmodul einer übergreifenden Insurance </w:t>
      </w:r>
      <w:proofErr w:type="spellStart"/>
      <w:r>
        <w:rPr>
          <w:color w:val="333333"/>
        </w:rPr>
        <w:t>Workbench</w:t>
      </w:r>
      <w:proofErr w:type="spellEnd"/>
      <w:r>
        <w:rPr>
          <w:color w:val="333333"/>
        </w:rPr>
        <w:t>-Plattform.</w:t>
      </w:r>
    </w:p>
    <w:p w14:paraId="171D102E" w14:textId="77777777" w:rsidR="005A39E6" w:rsidRDefault="005151A9">
      <w:r>
        <w:br w:type="page"/>
      </w:r>
    </w:p>
    <w:p w14:paraId="51028256" w14:textId="77777777" w:rsidR="005A39E6" w:rsidRDefault="005151A9">
      <w:pPr>
        <w:pStyle w:val="berschrift1"/>
      </w:pPr>
      <w:bookmarkStart w:id="1" w:name="_Toc221783427"/>
      <w:r>
        <w:lastRenderedPageBreak/>
        <w:t>2. Strategischer Kontext</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39722667" w14:textId="77777777">
        <w:tc>
          <w:tcPr>
            <w:tcW w:w="9026" w:type="dxa"/>
            <w:tcBorders>
              <w:top w:val="none" w:sz="0" w:space="0" w:color="FFFFFF"/>
              <w:left w:val="none" w:sz="0" w:space="0" w:color="FFFFFF"/>
              <w:bottom w:val="single" w:sz="6" w:space="0" w:color="0072C6"/>
              <w:right w:val="none" w:sz="0" w:space="0" w:color="FFFFFF"/>
            </w:tcBorders>
          </w:tcPr>
          <w:p w14:paraId="684EFDF9" w14:textId="77777777" w:rsidR="005A39E6" w:rsidRDefault="005A39E6"/>
        </w:tc>
      </w:tr>
    </w:tbl>
    <w:p w14:paraId="6B381B4D" w14:textId="77777777" w:rsidR="005A39E6" w:rsidRDefault="005A39E6">
      <w:pPr>
        <w:spacing w:before="100"/>
      </w:pPr>
    </w:p>
    <w:p w14:paraId="627C49AA" w14:textId="77777777" w:rsidR="005A39E6" w:rsidRDefault="005151A9">
      <w:pPr>
        <w:pStyle w:val="berschrift2"/>
      </w:pPr>
      <w:bookmarkStart w:id="2" w:name="_Toc221783428"/>
      <w:r>
        <w:t>2.1 Marktanforderungen und Treiber</w:t>
      </w:r>
      <w:bookmarkEnd w:id="2"/>
    </w:p>
    <w:p w14:paraId="5522DFCA" w14:textId="77777777" w:rsidR="005A39E6" w:rsidRDefault="005151A9">
      <w:pPr>
        <w:spacing w:before="60" w:after="100" w:line="276" w:lineRule="auto"/>
        <w:jc w:val="both"/>
      </w:pPr>
      <w:r>
        <w:rPr>
          <w:color w:val="333333"/>
        </w:rPr>
        <w:t xml:space="preserve">Die Versicherungsbranche – insbesondere im Segment Commercial und Specialty Lines – sieht sich mit einer Reihe struktureller Veränderungen konfrontiert, die eine Modernisierung des </w:t>
      </w:r>
      <w:proofErr w:type="spellStart"/>
      <w:r>
        <w:rPr>
          <w:color w:val="333333"/>
        </w:rPr>
        <w:t>Underwritings</w:t>
      </w:r>
      <w:proofErr w:type="spellEnd"/>
      <w:r>
        <w:rPr>
          <w:color w:val="333333"/>
        </w:rPr>
        <w:t xml:space="preserve"> unumgänglich machen:</w:t>
      </w:r>
    </w:p>
    <w:p w14:paraId="35F02AD7" w14:textId="77777777" w:rsidR="005A39E6" w:rsidRDefault="005A39E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A39E6" w14:paraId="5ADD7608" w14:textId="77777777">
        <w:tc>
          <w:tcPr>
            <w:tcW w:w="2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59A84781" w14:textId="77777777" w:rsidR="005A39E6" w:rsidRDefault="005151A9">
            <w:r>
              <w:rPr>
                <w:b/>
                <w:bCs/>
                <w:color w:val="FFFFFF"/>
                <w:sz w:val="20"/>
                <w:szCs w:val="20"/>
              </w:rPr>
              <w:t>Treiber</w:t>
            </w:r>
          </w:p>
        </w:tc>
        <w:tc>
          <w:tcPr>
            <w:tcW w:w="622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27CC120E" w14:textId="77777777" w:rsidR="005A39E6" w:rsidRDefault="005151A9">
            <w:pPr>
              <w:spacing w:line="260" w:lineRule="auto"/>
            </w:pPr>
            <w:r>
              <w:rPr>
                <w:color w:val="FFFFFF"/>
                <w:sz w:val="20"/>
                <w:szCs w:val="20"/>
              </w:rPr>
              <w:t>Auswirkung auf das Underwriting</w:t>
            </w:r>
          </w:p>
        </w:tc>
      </w:tr>
      <w:tr w:rsidR="005A39E6" w14:paraId="0A0401A7"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7D05EDAA" w14:textId="77777777" w:rsidR="005A39E6" w:rsidRDefault="005151A9">
            <w:r>
              <w:rPr>
                <w:b/>
                <w:bCs/>
                <w:color w:val="003366"/>
                <w:sz w:val="20"/>
                <w:szCs w:val="20"/>
              </w:rPr>
              <w:t>Kapazitätsengpässe</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77B8E03" w14:textId="77777777" w:rsidR="005A39E6" w:rsidRDefault="005151A9">
            <w:pPr>
              <w:spacing w:line="260" w:lineRule="auto"/>
            </w:pPr>
            <w:r>
              <w:rPr>
                <w:color w:val="333333"/>
                <w:sz w:val="20"/>
                <w:szCs w:val="20"/>
              </w:rPr>
              <w:t>Qualifizierte Underwriter sind eine knappe Ressource. Gleichzeitig steigt das Volumen eingehender Anfragen. Die Fähigkeit, Kapazität intelligent zu steuern, wird zum entscheidenden Wettbewerbsfaktor.</w:t>
            </w:r>
          </w:p>
        </w:tc>
      </w:tr>
      <w:tr w:rsidR="005A39E6" w14:paraId="0BED0D63"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56C0211C" w14:textId="77777777" w:rsidR="005A39E6" w:rsidRDefault="005151A9">
            <w:r>
              <w:rPr>
                <w:b/>
                <w:bCs/>
                <w:color w:val="003366"/>
                <w:sz w:val="20"/>
                <w:szCs w:val="20"/>
              </w:rPr>
              <w:t>Datenvolumen</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3C306EA" w14:textId="77777777" w:rsidR="005A39E6" w:rsidRDefault="005151A9">
            <w:pPr>
              <w:spacing w:line="260" w:lineRule="auto"/>
            </w:pPr>
            <w:r>
              <w:rPr>
                <w:color w:val="333333"/>
                <w:sz w:val="20"/>
                <w:szCs w:val="20"/>
              </w:rPr>
              <w:t>Risikoinformationen erreichen Versicherer in heterogenen, unstrukturierten Formaten – per E-Mail, als PDF, Excel oder Freitext. Die manuelle Aufbereitung bindet erhebliche Ressourcen.</w:t>
            </w:r>
          </w:p>
        </w:tc>
      </w:tr>
      <w:tr w:rsidR="005A39E6" w14:paraId="7B7750D0"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2027424B" w14:textId="77777777" w:rsidR="005A39E6" w:rsidRDefault="005151A9">
            <w:r>
              <w:rPr>
                <w:b/>
                <w:bCs/>
                <w:color w:val="003366"/>
                <w:sz w:val="20"/>
                <w:szCs w:val="20"/>
              </w:rPr>
              <w:t>Regulatorik</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D26FAFC" w14:textId="77777777" w:rsidR="005A39E6" w:rsidRDefault="005151A9">
            <w:pPr>
              <w:spacing w:line="260" w:lineRule="auto"/>
            </w:pPr>
            <w:r>
              <w:rPr>
                <w:color w:val="333333"/>
                <w:sz w:val="20"/>
                <w:szCs w:val="20"/>
              </w:rPr>
              <w:t xml:space="preserve">Der EU AI Act (Vollwirksamkeit August 2026), BaFin-Anforderungen, IDD und DSGVO erhöhen die Anforderungen an Transparenz, Nachvollziehbarkeit und </w:t>
            </w:r>
            <w:proofErr w:type="spellStart"/>
            <w:r>
              <w:rPr>
                <w:color w:val="333333"/>
                <w:sz w:val="20"/>
                <w:szCs w:val="20"/>
              </w:rPr>
              <w:t>Governance</w:t>
            </w:r>
            <w:proofErr w:type="spellEnd"/>
            <w:r>
              <w:rPr>
                <w:color w:val="333333"/>
                <w:sz w:val="20"/>
                <w:szCs w:val="20"/>
              </w:rPr>
              <w:t xml:space="preserve"> beim Einsatz von KI.</w:t>
            </w:r>
          </w:p>
        </w:tc>
      </w:tr>
      <w:tr w:rsidR="005A39E6" w14:paraId="3F86AD8C"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2B642F67" w14:textId="77777777" w:rsidR="005A39E6" w:rsidRDefault="005151A9">
            <w:r>
              <w:rPr>
                <w:b/>
                <w:bCs/>
                <w:color w:val="003366"/>
                <w:sz w:val="20"/>
                <w:szCs w:val="20"/>
              </w:rPr>
              <w:t>Wettbewerbsdruck</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7B555D" w14:textId="77777777" w:rsidR="005A39E6" w:rsidRDefault="005151A9">
            <w:pPr>
              <w:spacing w:line="260" w:lineRule="auto"/>
            </w:pPr>
            <w:r>
              <w:rPr>
                <w:color w:val="333333"/>
                <w:sz w:val="20"/>
                <w:szCs w:val="20"/>
              </w:rPr>
              <w:t xml:space="preserve">Schnellere Angebotserstellung, bessere Risikoselektion und höhere Hit </w:t>
            </w:r>
            <w:proofErr w:type="spellStart"/>
            <w:r>
              <w:rPr>
                <w:color w:val="333333"/>
                <w:sz w:val="20"/>
                <w:szCs w:val="20"/>
              </w:rPr>
              <w:t>Ratios</w:t>
            </w:r>
            <w:proofErr w:type="spellEnd"/>
            <w:r>
              <w:rPr>
                <w:color w:val="333333"/>
                <w:sz w:val="20"/>
                <w:szCs w:val="20"/>
              </w:rPr>
              <w:t xml:space="preserve"> sind direkte Wettbewerbsvorteile, die über Marktanteile entscheiden.</w:t>
            </w:r>
          </w:p>
        </w:tc>
      </w:tr>
      <w:tr w:rsidR="005A39E6" w14:paraId="6B9BC8A1"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2CBCA8C1" w14:textId="77777777" w:rsidR="005A39E6" w:rsidRDefault="005151A9">
            <w:r>
              <w:rPr>
                <w:b/>
                <w:bCs/>
                <w:color w:val="003366"/>
                <w:sz w:val="20"/>
                <w:szCs w:val="20"/>
              </w:rPr>
              <w:t>Portfoliosteuerung</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A2C63C" w14:textId="77777777" w:rsidR="005A39E6" w:rsidRDefault="005151A9">
            <w:pPr>
              <w:spacing w:line="260" w:lineRule="auto"/>
            </w:pPr>
            <w:r>
              <w:rPr>
                <w:color w:val="333333"/>
                <w:sz w:val="20"/>
                <w:szCs w:val="20"/>
              </w:rPr>
              <w:t xml:space="preserve">Management benötigt Echtzeit-Überblick über die UW-Pipeline, um Kapazitäten zwischen Neugeschäft, </w:t>
            </w:r>
            <w:proofErr w:type="spellStart"/>
            <w:r>
              <w:rPr>
                <w:color w:val="333333"/>
                <w:sz w:val="20"/>
                <w:szCs w:val="20"/>
              </w:rPr>
              <w:t>Renewal</w:t>
            </w:r>
            <w:proofErr w:type="spellEnd"/>
            <w:r>
              <w:rPr>
                <w:color w:val="333333"/>
                <w:sz w:val="20"/>
                <w:szCs w:val="20"/>
              </w:rPr>
              <w:t xml:space="preserve"> und Re-Underwriting optimal zu allokieren.</w:t>
            </w:r>
          </w:p>
        </w:tc>
      </w:tr>
    </w:tbl>
    <w:p w14:paraId="526CCAB6" w14:textId="77777777" w:rsidR="005A39E6" w:rsidRDefault="005A39E6">
      <w:pPr>
        <w:spacing w:before="100"/>
      </w:pPr>
    </w:p>
    <w:p w14:paraId="32A99CA2" w14:textId="77777777" w:rsidR="005A39E6" w:rsidRDefault="005151A9">
      <w:pPr>
        <w:pStyle w:val="berschrift2"/>
      </w:pPr>
      <w:bookmarkStart w:id="3" w:name="_Toc221783429"/>
      <w:r>
        <w:t>2.2 Die zentrale Herausforderung</w:t>
      </w:r>
      <w:bookmarkEnd w:id="3"/>
    </w:p>
    <w:p w14:paraId="2FEAB7A3" w14:textId="77777777" w:rsidR="005A39E6" w:rsidRDefault="005151A9">
      <w:pPr>
        <w:spacing w:before="60" w:after="100" w:line="276" w:lineRule="auto"/>
        <w:jc w:val="both"/>
      </w:pPr>
      <w:r>
        <w:rPr>
          <w:color w:val="333333"/>
        </w:rPr>
        <w:t>Die meisten Versicherer verfügen heute über eine fragmentierte Systemlandschaft für das Underwriting. Einzelne Prozessschritte werden durch unterschiedliche Werkzeuge unterstützt – oder sind gänzlich manuell. Es fehlt eine durchgängige Orchestrierung, die den gesamten Underwriting-Prozess von der Anfrage bis zur Policierung übergreifend steuert und dabei sowohl die Einzelrisiko-Perspektive des Underwriters als auch die Portfolio-Perspektive des Managements bedient.</w:t>
      </w:r>
    </w:p>
    <w:p w14:paraId="5A93B850" w14:textId="77777777" w:rsidR="005A39E6" w:rsidRDefault="005151A9">
      <w:pPr>
        <w:spacing w:before="60" w:after="100" w:line="276" w:lineRule="auto"/>
        <w:jc w:val="both"/>
      </w:pPr>
      <w:r>
        <w:rPr>
          <w:color w:val="333333"/>
        </w:rPr>
        <w:t>Bisherige Lösungsansätze im Markt adressieren typischerweise entweder die technische Risikobearbeitung (Quote-to-Bind) oder die KI-gestützte Datenextraktion als isolierte Point Solutions. Was fehlt, ist die Verbindung dieser Bausteine zu einem integrierten Ganzen – ergänzt um intelligente Steuerungsmechanismen und eine Management-taugliche Portfolio-Sicht.</w:t>
      </w:r>
    </w:p>
    <w:p w14:paraId="7012B591" w14:textId="77777777" w:rsidR="005A39E6" w:rsidRDefault="005151A9">
      <w:r>
        <w:br w:type="page"/>
      </w:r>
    </w:p>
    <w:p w14:paraId="18CC7A15" w14:textId="77777777" w:rsidR="005A39E6" w:rsidRDefault="005151A9">
      <w:pPr>
        <w:pStyle w:val="berschrift1"/>
      </w:pPr>
      <w:bookmarkStart w:id="4" w:name="_Toc221783430"/>
      <w:r>
        <w:lastRenderedPageBreak/>
        <w:t>3. Vision und Positionierung</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411EE007" w14:textId="77777777">
        <w:tc>
          <w:tcPr>
            <w:tcW w:w="9026" w:type="dxa"/>
            <w:tcBorders>
              <w:top w:val="none" w:sz="0" w:space="0" w:color="FFFFFF"/>
              <w:left w:val="none" w:sz="0" w:space="0" w:color="FFFFFF"/>
              <w:bottom w:val="single" w:sz="6" w:space="0" w:color="0072C6"/>
              <w:right w:val="none" w:sz="0" w:space="0" w:color="FFFFFF"/>
            </w:tcBorders>
          </w:tcPr>
          <w:p w14:paraId="77743B96" w14:textId="77777777" w:rsidR="005A39E6" w:rsidRDefault="005A39E6"/>
        </w:tc>
      </w:tr>
    </w:tbl>
    <w:p w14:paraId="5885542B" w14:textId="77777777" w:rsidR="005A39E6" w:rsidRDefault="005A39E6">
      <w:pPr>
        <w:spacing w:before="100"/>
      </w:pPr>
    </w:p>
    <w:p w14:paraId="0DFAD77B" w14:textId="77777777" w:rsidR="005A39E6" w:rsidRDefault="005151A9">
      <w:pPr>
        <w:pStyle w:val="berschrift2"/>
      </w:pPr>
      <w:bookmarkStart w:id="5" w:name="_Toc221783431"/>
      <w:r>
        <w:t>3.1 Was ist die Cosmo Underwriting Workbench?</w:t>
      </w:r>
      <w:bookmarkEnd w:id="5"/>
    </w:p>
    <w:p w14:paraId="6B2945B3" w14:textId="77777777" w:rsidR="005A39E6" w:rsidRDefault="005151A9">
      <w:pPr>
        <w:spacing w:before="60" w:after="100" w:line="276" w:lineRule="auto"/>
        <w:jc w:val="both"/>
      </w:pPr>
      <w:r>
        <w:rPr>
          <w:color w:val="333333"/>
        </w:rPr>
        <w:t>Der Begriff Cosmo Underwriting Workbench setzt sich aus zwei Komponenten zusammen, die gemeinsam den Anspruch der Lösung definieren:</w:t>
      </w:r>
    </w:p>
    <w:p w14:paraId="2963D0D3" w14:textId="77777777" w:rsidR="005A39E6" w:rsidRDefault="005A39E6">
      <w:pPr>
        <w:spacing w:before="60"/>
      </w:pPr>
    </w:p>
    <w:p w14:paraId="754EFE99" w14:textId="77777777" w:rsidR="005A39E6" w:rsidRDefault="005151A9">
      <w:pPr>
        <w:spacing w:before="60" w:after="100" w:line="276" w:lineRule="auto"/>
        <w:jc w:val="both"/>
      </w:pPr>
      <w:r>
        <w:rPr>
          <w:b/>
          <w:bCs/>
          <w:color w:val="333333"/>
        </w:rPr>
        <w:t xml:space="preserve">Underwriting </w:t>
      </w:r>
      <w:r>
        <w:rPr>
          <w:color w:val="333333"/>
        </w:rPr>
        <w:t>beschreibt die fachliche Tätigkeit der Risikoerfassung, -prüfung, -bewertung, -entscheidung und Kalkulation bis zur Dokumentation in Form von Angeboten, Deckungsbestätigungen oder Ablehnungen.</w:t>
      </w:r>
    </w:p>
    <w:p w14:paraId="728A2C83" w14:textId="77777777" w:rsidR="005A39E6" w:rsidRDefault="005151A9">
      <w:pPr>
        <w:spacing w:before="60" w:after="100" w:line="276" w:lineRule="auto"/>
        <w:jc w:val="both"/>
      </w:pPr>
      <w:proofErr w:type="spellStart"/>
      <w:r>
        <w:rPr>
          <w:b/>
          <w:bCs/>
          <w:color w:val="333333"/>
        </w:rPr>
        <w:t>Workbench</w:t>
      </w:r>
      <w:proofErr w:type="spellEnd"/>
      <w:r>
        <w:rPr>
          <w:b/>
          <w:bCs/>
          <w:color w:val="333333"/>
        </w:rPr>
        <w:t xml:space="preserve"> </w:t>
      </w:r>
      <w:r>
        <w:rPr>
          <w:color w:val="333333"/>
        </w:rPr>
        <w:t>beschreibt den arbeitsorganisatorischen Aspekt – die intelligente Steuerung von Workflows, die Priorisierung von Aufgaben und das Kapazitätsmanagement über alle Geschäftsarten hinweg.</w:t>
      </w:r>
    </w:p>
    <w:p w14:paraId="39DAA463" w14:textId="77777777" w:rsidR="005A39E6" w:rsidRDefault="005A39E6">
      <w:pPr>
        <w:spacing w:before="80"/>
      </w:pPr>
    </w:p>
    <w:p w14:paraId="13E13B1D" w14:textId="77777777" w:rsidR="005A39E6" w:rsidRDefault="005151A9">
      <w:pPr>
        <w:spacing w:before="60" w:after="100" w:line="276" w:lineRule="auto"/>
        <w:jc w:val="both"/>
      </w:pPr>
      <w:r>
        <w:rPr>
          <w:color w:val="333333"/>
        </w:rPr>
        <w:t>Die UWWB ist damit bewusst mehr als ein einzelnes Tool zur Risikobearbeitung. Sie ist eine ganzheitliche Steuerungsplattform für den Underwriting-Prozess, die zwei zentrale Perspektiven vereint:</w:t>
      </w:r>
    </w:p>
    <w:p w14:paraId="42A59682" w14:textId="77777777" w:rsidR="005A39E6" w:rsidRDefault="005A39E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4860B191" w14:textId="77777777">
        <w:tc>
          <w:tcPr>
            <w:tcW w:w="9026" w:type="dxa"/>
            <w:tcBorders>
              <w:top w:val="none" w:sz="0" w:space="0" w:color="FFFFFF"/>
              <w:left w:val="none" w:sz="0" w:space="0" w:color="FFFFFF"/>
              <w:bottom w:val="none" w:sz="0" w:space="0" w:color="FFFFFF"/>
              <w:right w:val="none" w:sz="0" w:space="0" w:color="FFFFFF"/>
            </w:tcBorders>
            <w:shd w:val="clear" w:color="auto" w:fill="003366"/>
            <w:tcMar>
              <w:top w:w="100" w:type="dxa"/>
              <w:left w:w="160" w:type="dxa"/>
              <w:bottom w:w="100" w:type="dxa"/>
              <w:right w:w="160" w:type="dxa"/>
            </w:tcMar>
          </w:tcPr>
          <w:p w14:paraId="658BE44C" w14:textId="77777777" w:rsidR="005A39E6" w:rsidRDefault="005151A9">
            <w:pPr>
              <w:spacing w:before="60" w:after="20"/>
              <w:jc w:val="center"/>
            </w:pPr>
            <w:r>
              <w:rPr>
                <w:b/>
                <w:bCs/>
                <w:color w:val="FFFFFF"/>
                <w:sz w:val="22"/>
                <w:szCs w:val="22"/>
              </w:rPr>
              <w:t>PORTFOLIO-EBENE</w:t>
            </w:r>
          </w:p>
          <w:p w14:paraId="42C2271A" w14:textId="77777777" w:rsidR="005A39E6" w:rsidRDefault="005151A9">
            <w:pPr>
              <w:spacing w:after="20"/>
              <w:jc w:val="center"/>
            </w:pPr>
            <w:r>
              <w:rPr>
                <w:color w:val="A0C4E8"/>
                <w:sz w:val="18"/>
                <w:szCs w:val="18"/>
              </w:rPr>
              <w:t>Underwriting Manager / Portfolio Manager</w:t>
            </w:r>
          </w:p>
          <w:p w14:paraId="2D62F513" w14:textId="77777777" w:rsidR="005A39E6" w:rsidRDefault="005151A9">
            <w:pPr>
              <w:spacing w:before="20" w:after="60"/>
              <w:jc w:val="center"/>
            </w:pPr>
            <w:r>
              <w:rPr>
                <w:color w:val="D0E8FF"/>
                <w:sz w:val="18"/>
                <w:szCs w:val="18"/>
              </w:rPr>
              <w:t xml:space="preserve">Dashboards • </w:t>
            </w:r>
            <w:proofErr w:type="spellStart"/>
            <w:r>
              <w:rPr>
                <w:color w:val="D0E8FF"/>
                <w:sz w:val="18"/>
                <w:szCs w:val="18"/>
              </w:rPr>
              <w:t>Heatmaps</w:t>
            </w:r>
            <w:proofErr w:type="spellEnd"/>
            <w:r>
              <w:rPr>
                <w:color w:val="D0E8FF"/>
                <w:sz w:val="18"/>
                <w:szCs w:val="18"/>
              </w:rPr>
              <w:t xml:space="preserve"> • Scoring • Priorisierung • Kapazitätssteuerung</w:t>
            </w:r>
          </w:p>
        </w:tc>
      </w:tr>
      <w:tr w:rsidR="005A39E6" w14:paraId="613CF439" w14:textId="77777777">
        <w:tc>
          <w:tcPr>
            <w:tcW w:w="9026" w:type="dxa"/>
            <w:tcBorders>
              <w:top w:val="none" w:sz="0" w:space="0" w:color="FFFFFF"/>
              <w:left w:val="none" w:sz="0" w:space="0" w:color="FFFFFF"/>
              <w:bottom w:val="none" w:sz="0" w:space="0" w:color="FFFFFF"/>
              <w:right w:val="none" w:sz="0" w:space="0" w:color="FFFFFF"/>
            </w:tcBorders>
            <w:shd w:val="clear" w:color="auto" w:fill="0072C6"/>
            <w:tcMar>
              <w:top w:w="40" w:type="dxa"/>
              <w:left w:w="120" w:type="dxa"/>
              <w:bottom w:w="40" w:type="dxa"/>
              <w:right w:w="120" w:type="dxa"/>
            </w:tcMar>
          </w:tcPr>
          <w:p w14:paraId="4088F572" w14:textId="77777777" w:rsidR="005A39E6" w:rsidRDefault="005151A9">
            <w:pPr>
              <w:jc w:val="center"/>
            </w:pPr>
            <w:proofErr w:type="gramStart"/>
            <w:r>
              <w:rPr>
                <w:b/>
                <w:bCs/>
                <w:color w:val="FFFFFF"/>
                <w:sz w:val="18"/>
                <w:szCs w:val="18"/>
              </w:rPr>
              <w:t>↕  Steuerung</w:t>
            </w:r>
            <w:proofErr w:type="gramEnd"/>
            <w:r>
              <w:rPr>
                <w:b/>
                <w:bCs/>
                <w:color w:val="FFFFFF"/>
                <w:sz w:val="18"/>
                <w:szCs w:val="18"/>
              </w:rPr>
              <w:t xml:space="preserve"> &amp; </w:t>
            </w:r>
            <w:proofErr w:type="gramStart"/>
            <w:r>
              <w:rPr>
                <w:b/>
                <w:bCs/>
                <w:color w:val="FFFFFF"/>
                <w:sz w:val="18"/>
                <w:szCs w:val="18"/>
              </w:rPr>
              <w:t>Priorisierung  ↕</w:t>
            </w:r>
            <w:proofErr w:type="gramEnd"/>
          </w:p>
        </w:tc>
      </w:tr>
      <w:tr w:rsidR="005A39E6" w14:paraId="27B0F110" w14:textId="77777777">
        <w:tc>
          <w:tcPr>
            <w:tcW w:w="9026" w:type="dxa"/>
            <w:tcBorders>
              <w:top w:val="none" w:sz="0" w:space="0" w:color="FFFFFF"/>
              <w:left w:val="none" w:sz="0" w:space="0" w:color="FFFFFF"/>
              <w:bottom w:val="none" w:sz="0" w:space="0" w:color="FFFFFF"/>
              <w:right w:val="none" w:sz="0" w:space="0" w:color="FFFFFF"/>
            </w:tcBorders>
            <w:shd w:val="clear" w:color="auto" w:fill="4A90C6"/>
            <w:tcMar>
              <w:top w:w="100" w:type="dxa"/>
              <w:left w:w="160" w:type="dxa"/>
              <w:bottom w:w="100" w:type="dxa"/>
              <w:right w:w="160" w:type="dxa"/>
            </w:tcMar>
          </w:tcPr>
          <w:p w14:paraId="7A72186D" w14:textId="77777777" w:rsidR="005A39E6" w:rsidRDefault="005151A9">
            <w:pPr>
              <w:spacing w:before="60" w:after="20"/>
              <w:jc w:val="center"/>
            </w:pPr>
            <w:r>
              <w:rPr>
                <w:b/>
                <w:bCs/>
                <w:color w:val="FFFFFF"/>
                <w:sz w:val="22"/>
                <w:szCs w:val="22"/>
              </w:rPr>
              <w:t>EINZELRISIKO-EBENE</w:t>
            </w:r>
          </w:p>
          <w:p w14:paraId="0620191E" w14:textId="77777777" w:rsidR="005A39E6" w:rsidRDefault="005151A9">
            <w:pPr>
              <w:spacing w:after="20"/>
              <w:jc w:val="center"/>
            </w:pPr>
            <w:r>
              <w:rPr>
                <w:color w:val="D0E8FF"/>
                <w:sz w:val="18"/>
                <w:szCs w:val="18"/>
              </w:rPr>
              <w:t>Underwriter / Underwriting Assistant</w:t>
            </w:r>
          </w:p>
          <w:p w14:paraId="18704FC5" w14:textId="77777777" w:rsidR="005A39E6" w:rsidRDefault="005151A9">
            <w:pPr>
              <w:spacing w:before="20" w:after="60"/>
              <w:jc w:val="center"/>
            </w:pPr>
            <w:r>
              <w:rPr>
                <w:color w:val="D0E8FF"/>
                <w:sz w:val="18"/>
                <w:szCs w:val="18"/>
              </w:rPr>
              <w:t>Risikoerfassung • Bewertung • Entscheidung • Kalkulation • Dokumentation</w:t>
            </w:r>
          </w:p>
        </w:tc>
      </w:tr>
    </w:tbl>
    <w:p w14:paraId="4A1CCB01" w14:textId="77777777" w:rsidR="005A39E6" w:rsidRDefault="005A39E6">
      <w:pPr>
        <w:spacing w:before="80"/>
      </w:pPr>
    </w:p>
    <w:p w14:paraId="4DA4B72F" w14:textId="77777777" w:rsidR="005A39E6" w:rsidRDefault="005151A9">
      <w:pPr>
        <w:spacing w:before="40" w:after="80" w:line="276" w:lineRule="auto"/>
      </w:pPr>
      <w:r>
        <w:rPr>
          <w:i/>
          <w:iCs/>
          <w:color w:val="666666"/>
          <w:sz w:val="20"/>
          <w:szCs w:val="20"/>
        </w:rPr>
        <w:t>Abbildung 1: Zwei-Ebenen-Architektur der Cosmo Underwriting Workbench</w:t>
      </w:r>
    </w:p>
    <w:p w14:paraId="43146D67" w14:textId="77777777" w:rsidR="005A39E6" w:rsidRDefault="005A39E6">
      <w:pPr>
        <w:spacing w:before="100"/>
      </w:pPr>
    </w:p>
    <w:p w14:paraId="01B5CE68" w14:textId="77777777" w:rsidR="005A39E6" w:rsidRDefault="005151A9">
      <w:pPr>
        <w:pStyle w:val="berschrift2"/>
      </w:pPr>
      <w:bookmarkStart w:id="6" w:name="_Toc221783432"/>
      <w:r>
        <w:t>3.2 Drei Kernziele</w:t>
      </w:r>
      <w:bookmarkEnd w:id="6"/>
    </w:p>
    <w:p w14:paraId="36BC11EC" w14:textId="77777777" w:rsidR="005A39E6" w:rsidRDefault="005151A9">
      <w:pPr>
        <w:spacing w:before="60" w:after="100" w:line="276" w:lineRule="auto"/>
        <w:jc w:val="both"/>
      </w:pPr>
      <w:r>
        <w:rPr>
          <w:color w:val="333333"/>
        </w:rPr>
        <w:t>Die UWWB verfolgt drei strategische Ziele, die sich gegenseitig verstärken:</w:t>
      </w:r>
    </w:p>
    <w:p w14:paraId="68084FAB" w14:textId="77777777" w:rsidR="005A39E6" w:rsidRDefault="005A39E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A39E6" w14:paraId="5C589E55" w14:textId="77777777">
        <w:tc>
          <w:tcPr>
            <w:tcW w:w="2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21E54829" w14:textId="77777777" w:rsidR="005A39E6" w:rsidRDefault="005151A9">
            <w:r>
              <w:rPr>
                <w:b/>
                <w:bCs/>
                <w:color w:val="FFFFFF"/>
                <w:sz w:val="20"/>
                <w:szCs w:val="20"/>
              </w:rPr>
              <w:t>Ziel</w:t>
            </w:r>
          </w:p>
        </w:tc>
        <w:tc>
          <w:tcPr>
            <w:tcW w:w="622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740E1C17" w14:textId="77777777" w:rsidR="005A39E6" w:rsidRDefault="005151A9">
            <w:pPr>
              <w:spacing w:line="260" w:lineRule="auto"/>
            </w:pPr>
            <w:r>
              <w:rPr>
                <w:color w:val="FFFFFF"/>
                <w:sz w:val="20"/>
                <w:szCs w:val="20"/>
              </w:rPr>
              <w:t>Strategischer Nutzen</w:t>
            </w:r>
          </w:p>
        </w:tc>
      </w:tr>
      <w:tr w:rsidR="005A39E6" w14:paraId="39C01BC9"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4EBF0602" w14:textId="77777777" w:rsidR="005A39E6" w:rsidRDefault="005151A9">
            <w:r>
              <w:rPr>
                <w:b/>
                <w:bCs/>
                <w:color w:val="003366"/>
                <w:sz w:val="20"/>
                <w:szCs w:val="20"/>
              </w:rPr>
              <w:t>Effizienz</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156607B" w14:textId="77777777" w:rsidR="005A39E6" w:rsidRDefault="005151A9">
            <w:pPr>
              <w:spacing w:line="260" w:lineRule="auto"/>
            </w:pPr>
            <w:r>
              <w:rPr>
                <w:color w:val="333333"/>
                <w:sz w:val="20"/>
                <w:szCs w:val="20"/>
              </w:rPr>
              <w:t>Maximaler Automatisierungsgrad durch KI-basierte Datenerfassung und Dunkelverarbeitung. Gezielte Entlastung der knappen Ressource Underwriter bei zeitraubenden, gleichförmigen Prozessschritten. Schnellere Durchlaufzeiten von der Anfrage bis zum Angebot.</w:t>
            </w:r>
          </w:p>
        </w:tc>
      </w:tr>
      <w:tr w:rsidR="005A39E6" w14:paraId="145B73C0"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19F6C457" w14:textId="77777777" w:rsidR="005A39E6" w:rsidRDefault="005151A9">
            <w:r>
              <w:rPr>
                <w:b/>
                <w:bCs/>
                <w:color w:val="003366"/>
                <w:sz w:val="20"/>
                <w:szCs w:val="20"/>
              </w:rPr>
              <w:t>Transparenz</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AD6FAAC" w14:textId="77777777" w:rsidR="005A39E6" w:rsidRDefault="005151A9">
            <w:pPr>
              <w:spacing w:line="260" w:lineRule="auto"/>
            </w:pPr>
            <w:r>
              <w:rPr>
                <w:color w:val="333333"/>
                <w:sz w:val="20"/>
                <w:szCs w:val="20"/>
              </w:rPr>
              <w:t>Strukturierte Daten statt Volltext. Klare Workflow-Übersicht mit Echtzeit-Status. Portfolio-Sichten für Management-Entscheidungen. Lückenlose Nachvollziehbarkeit aller Prozessschritte und KI-Entscheidungen.</w:t>
            </w:r>
          </w:p>
        </w:tc>
      </w:tr>
      <w:tr w:rsidR="005A39E6" w14:paraId="0A5A4314"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1374495F" w14:textId="77777777" w:rsidR="005A39E6" w:rsidRDefault="005151A9">
            <w:r>
              <w:rPr>
                <w:b/>
                <w:bCs/>
                <w:color w:val="003366"/>
                <w:sz w:val="20"/>
                <w:szCs w:val="20"/>
              </w:rPr>
              <w:t>Qualität</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F2F72F6" w14:textId="77777777" w:rsidR="005A39E6" w:rsidRDefault="005151A9">
            <w:pPr>
              <w:spacing w:line="260" w:lineRule="auto"/>
            </w:pPr>
            <w:r>
              <w:rPr>
                <w:color w:val="333333"/>
                <w:sz w:val="20"/>
                <w:szCs w:val="20"/>
              </w:rPr>
              <w:t xml:space="preserve">Systematische Qualitätssicherung extrahierter Daten durch Bewertungssysteme. Reproduzierbare Ergebnisse. Validierung durch </w:t>
            </w:r>
            <w:r>
              <w:rPr>
                <w:color w:val="333333"/>
                <w:sz w:val="20"/>
                <w:szCs w:val="20"/>
              </w:rPr>
              <w:lastRenderedPageBreak/>
              <w:t>Underwriter an definierten Kontrollpunkten. Verlässliche Datenbasis für Folgeprozesse und Portfolioanalysen.</w:t>
            </w:r>
          </w:p>
        </w:tc>
      </w:tr>
    </w:tbl>
    <w:p w14:paraId="43CC058C" w14:textId="77777777" w:rsidR="005A39E6" w:rsidRDefault="005A39E6">
      <w:pPr>
        <w:spacing w:before="100"/>
      </w:pPr>
    </w:p>
    <w:p w14:paraId="04FD96F1" w14:textId="77777777" w:rsidR="005A39E6" w:rsidRDefault="005151A9">
      <w:pPr>
        <w:pStyle w:val="berschrift2"/>
      </w:pPr>
      <w:bookmarkStart w:id="7" w:name="_Toc221783433"/>
      <w:r>
        <w:t>3.3 Abgrenzung</w:t>
      </w:r>
      <w:bookmarkEnd w:id="7"/>
    </w:p>
    <w:p w14:paraId="0F944F2E" w14:textId="77777777" w:rsidR="005A39E6" w:rsidRDefault="005151A9">
      <w:pPr>
        <w:spacing w:before="60" w:after="100" w:line="276" w:lineRule="auto"/>
        <w:jc w:val="both"/>
      </w:pPr>
      <w:r>
        <w:rPr>
          <w:color w:val="333333"/>
        </w:rPr>
        <w:t xml:space="preserve">Der Begriff Cosmo Underwriting Workbench wird bewusst eng gefasst und bezieht sich ausschließlich auf den Zeichnungsprozess bei Unternehmen mit Zeichnungsvollmacht. Verwandte Konzepte wie eine Broker </w:t>
      </w:r>
      <w:proofErr w:type="spellStart"/>
      <w:r>
        <w:rPr>
          <w:color w:val="333333"/>
        </w:rPr>
        <w:t>Workbench</w:t>
      </w:r>
      <w:proofErr w:type="spellEnd"/>
      <w:r>
        <w:rPr>
          <w:color w:val="333333"/>
        </w:rPr>
        <w:t xml:space="preserve">, Sales </w:t>
      </w:r>
      <w:proofErr w:type="spellStart"/>
      <w:r>
        <w:rPr>
          <w:color w:val="333333"/>
        </w:rPr>
        <w:t>Workbench</w:t>
      </w:r>
      <w:proofErr w:type="spellEnd"/>
      <w:r>
        <w:rPr>
          <w:color w:val="333333"/>
        </w:rPr>
        <w:t xml:space="preserve"> oder Claims </w:t>
      </w:r>
      <w:proofErr w:type="spellStart"/>
      <w:r>
        <w:rPr>
          <w:color w:val="333333"/>
        </w:rPr>
        <w:t>Workbench</w:t>
      </w:r>
      <w:proofErr w:type="spellEnd"/>
      <w:r>
        <w:rPr>
          <w:color w:val="333333"/>
        </w:rPr>
        <w:t xml:space="preserve"> werden als eigenständige Erweiterungsmodule betrachtet, die auf gemeinsamen technologischen Grundlagen aufbauen (siehe Kapitel 10: Plattformstrategie).</w:t>
      </w:r>
    </w:p>
    <w:p w14:paraId="47AE50F5" w14:textId="77777777" w:rsidR="005A39E6" w:rsidRDefault="005151A9">
      <w:pPr>
        <w:spacing w:before="60" w:after="100" w:line="276" w:lineRule="auto"/>
        <w:jc w:val="both"/>
      </w:pPr>
      <w:r>
        <w:rPr>
          <w:color w:val="333333"/>
        </w:rPr>
        <w:t>Die UWWB adressiert primär den Bereich Commercial und Specialty Lines. Die Lösung wird produktspezifisch bzw. Line-</w:t>
      </w:r>
      <w:proofErr w:type="spellStart"/>
      <w:r>
        <w:rPr>
          <w:color w:val="333333"/>
        </w:rPr>
        <w:t>of</w:t>
      </w:r>
      <w:proofErr w:type="spellEnd"/>
      <w:r>
        <w:rPr>
          <w:color w:val="333333"/>
        </w:rPr>
        <w:t xml:space="preserve">-Business-spezifisch konfiguriert. Beispielhafte Anwendungsbereiche umfassen </w:t>
      </w:r>
      <w:proofErr w:type="spellStart"/>
      <w:r>
        <w:rPr>
          <w:color w:val="333333"/>
        </w:rPr>
        <w:t>Contingency</w:t>
      </w:r>
      <w:proofErr w:type="spellEnd"/>
      <w:r>
        <w:rPr>
          <w:color w:val="333333"/>
        </w:rPr>
        <w:t>-Versicherung, Cyber-Versicherung, Financial Lines, Transport- und Gruppenunfallversicherung.</w:t>
      </w:r>
    </w:p>
    <w:p w14:paraId="05649828" w14:textId="77777777" w:rsidR="005A39E6" w:rsidRDefault="005151A9">
      <w:r>
        <w:br w:type="page"/>
      </w:r>
    </w:p>
    <w:p w14:paraId="7F2DDF24" w14:textId="77777777" w:rsidR="005A39E6" w:rsidRDefault="005151A9">
      <w:pPr>
        <w:pStyle w:val="berschrift1"/>
      </w:pPr>
      <w:bookmarkStart w:id="8" w:name="_Toc221783434"/>
      <w:r>
        <w:lastRenderedPageBreak/>
        <w:t>4. Zielgruppen und Rollen</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4240C860" w14:textId="77777777">
        <w:tc>
          <w:tcPr>
            <w:tcW w:w="9026" w:type="dxa"/>
            <w:tcBorders>
              <w:top w:val="none" w:sz="0" w:space="0" w:color="FFFFFF"/>
              <w:left w:val="none" w:sz="0" w:space="0" w:color="FFFFFF"/>
              <w:bottom w:val="single" w:sz="6" w:space="0" w:color="0072C6"/>
              <w:right w:val="none" w:sz="0" w:space="0" w:color="FFFFFF"/>
            </w:tcBorders>
          </w:tcPr>
          <w:p w14:paraId="1DD65327" w14:textId="77777777" w:rsidR="005A39E6" w:rsidRDefault="005A39E6"/>
        </w:tc>
      </w:tr>
    </w:tbl>
    <w:p w14:paraId="4A53D01C" w14:textId="77777777" w:rsidR="005A39E6" w:rsidRDefault="005A39E6">
      <w:pPr>
        <w:spacing w:before="100"/>
      </w:pPr>
    </w:p>
    <w:p w14:paraId="0C6395B8" w14:textId="77777777" w:rsidR="005A39E6" w:rsidRDefault="005151A9">
      <w:pPr>
        <w:pStyle w:val="berschrift2"/>
      </w:pPr>
      <w:bookmarkStart w:id="9" w:name="_Toc221783435"/>
      <w:r>
        <w:t>4.1 Primäre Zielgruppe: Versicherer</w:t>
      </w:r>
      <w:bookmarkEnd w:id="9"/>
    </w:p>
    <w:p w14:paraId="63737BA0" w14:textId="77777777" w:rsidR="005A39E6" w:rsidRDefault="005151A9">
      <w:pPr>
        <w:spacing w:before="60" w:after="100" w:line="276" w:lineRule="auto"/>
        <w:jc w:val="both"/>
      </w:pPr>
      <w:r>
        <w:rPr>
          <w:color w:val="333333"/>
        </w:rPr>
        <w:t>Die UWWB richtet sich primär an Versicherer mit produktspezifischem Fokus im Bereich Commercial und Specialty Lines. Die Lösung bedient dabei unterschiedliche Rollen innerhalb der Underwriting-Organisation:</w:t>
      </w:r>
    </w:p>
    <w:p w14:paraId="605A8369" w14:textId="77777777" w:rsidR="005A39E6" w:rsidRDefault="005A39E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A39E6" w14:paraId="07A1A3A5" w14:textId="77777777">
        <w:tc>
          <w:tcPr>
            <w:tcW w:w="2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0B704EA1" w14:textId="77777777" w:rsidR="005A39E6" w:rsidRDefault="005151A9">
            <w:r>
              <w:rPr>
                <w:b/>
                <w:bCs/>
                <w:color w:val="FFFFFF"/>
                <w:sz w:val="20"/>
                <w:szCs w:val="20"/>
              </w:rPr>
              <w:t>Rolle</w:t>
            </w:r>
          </w:p>
        </w:tc>
        <w:tc>
          <w:tcPr>
            <w:tcW w:w="622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6E853726" w14:textId="77777777" w:rsidR="005A39E6" w:rsidRDefault="005151A9">
            <w:pPr>
              <w:spacing w:line="260" w:lineRule="auto"/>
            </w:pPr>
            <w:r>
              <w:rPr>
                <w:color w:val="FFFFFF"/>
                <w:sz w:val="20"/>
                <w:szCs w:val="20"/>
              </w:rPr>
              <w:t>Kernfunktionen der UWWB</w:t>
            </w:r>
          </w:p>
        </w:tc>
      </w:tr>
      <w:tr w:rsidR="005A39E6" w14:paraId="3C6ED713"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5F0FA7B6" w14:textId="77777777" w:rsidR="005A39E6" w:rsidRDefault="005151A9">
            <w:r>
              <w:rPr>
                <w:b/>
                <w:bCs/>
                <w:color w:val="003366"/>
                <w:sz w:val="20"/>
                <w:szCs w:val="20"/>
              </w:rPr>
              <w:t>Underwriting Manager / Portfolio Manager</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6A1E8D9" w14:textId="77777777" w:rsidR="005A39E6" w:rsidRDefault="005151A9">
            <w:pPr>
              <w:spacing w:line="260" w:lineRule="auto"/>
            </w:pPr>
            <w:r>
              <w:rPr>
                <w:color w:val="333333"/>
                <w:sz w:val="20"/>
                <w:szCs w:val="20"/>
              </w:rPr>
              <w:t xml:space="preserve">Portfolio-Übersicht und Pipeline-Steuerung, Priorisierung nach Scoring-Kriterien, Kapazitätsallokation zwischen Geschäftsarten, Monitoring der Abarbeitung und Hit </w:t>
            </w:r>
            <w:proofErr w:type="spellStart"/>
            <w:r>
              <w:rPr>
                <w:color w:val="333333"/>
                <w:sz w:val="20"/>
                <w:szCs w:val="20"/>
              </w:rPr>
              <w:t>Ratios</w:t>
            </w:r>
            <w:proofErr w:type="spellEnd"/>
          </w:p>
        </w:tc>
      </w:tr>
      <w:tr w:rsidR="005A39E6" w14:paraId="2729A9D7"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033DD2B1" w14:textId="77777777" w:rsidR="005A39E6" w:rsidRDefault="005151A9">
            <w:r>
              <w:rPr>
                <w:b/>
                <w:bCs/>
                <w:color w:val="003366"/>
                <w:sz w:val="20"/>
                <w:szCs w:val="20"/>
              </w:rPr>
              <w:t>Underwriter</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5C87B28" w14:textId="77777777" w:rsidR="005A39E6" w:rsidRDefault="005151A9">
            <w:pPr>
              <w:spacing w:line="260" w:lineRule="auto"/>
            </w:pPr>
            <w:r>
              <w:rPr>
                <w:color w:val="333333"/>
                <w:sz w:val="20"/>
                <w:szCs w:val="20"/>
              </w:rPr>
              <w:t xml:space="preserve">Einzelrisikobearbeitung auf Basis strukturierter Daten, Risikobewertung und Entscheidung, Prämienkalkulation und Angebotserstellung, Bearbeitung von </w:t>
            </w:r>
            <w:proofErr w:type="spellStart"/>
            <w:r>
              <w:rPr>
                <w:color w:val="333333"/>
                <w:sz w:val="20"/>
                <w:szCs w:val="20"/>
              </w:rPr>
              <w:t>Referral</w:t>
            </w:r>
            <w:proofErr w:type="spellEnd"/>
            <w:r>
              <w:rPr>
                <w:color w:val="333333"/>
                <w:sz w:val="20"/>
                <w:szCs w:val="20"/>
              </w:rPr>
              <w:t xml:space="preserve"> Cases</w:t>
            </w:r>
          </w:p>
        </w:tc>
      </w:tr>
      <w:tr w:rsidR="005A39E6" w14:paraId="3E9D322A"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046574B3" w14:textId="77777777" w:rsidR="005A39E6" w:rsidRDefault="005151A9">
            <w:r>
              <w:rPr>
                <w:b/>
                <w:bCs/>
                <w:color w:val="003366"/>
                <w:sz w:val="20"/>
                <w:szCs w:val="20"/>
              </w:rPr>
              <w:t>Underwriting Assistant</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33AB777" w14:textId="77777777" w:rsidR="005A39E6" w:rsidRDefault="005151A9">
            <w:pPr>
              <w:spacing w:line="260" w:lineRule="auto"/>
            </w:pPr>
            <w:r>
              <w:rPr>
                <w:color w:val="333333"/>
                <w:sz w:val="20"/>
                <w:szCs w:val="20"/>
              </w:rPr>
              <w:t>Datenerfassung und Vorstrukturierung, Qualitätskontrolle extrahierter Daten, Vorbereitung der Risikoinformationen für den Underwriter</w:t>
            </w:r>
          </w:p>
        </w:tc>
      </w:tr>
    </w:tbl>
    <w:p w14:paraId="2F9A383F" w14:textId="77777777" w:rsidR="005A39E6" w:rsidRDefault="005A39E6">
      <w:pPr>
        <w:spacing w:before="100"/>
      </w:pPr>
    </w:p>
    <w:p w14:paraId="4A6C8B33" w14:textId="77777777" w:rsidR="005A39E6" w:rsidRDefault="005151A9">
      <w:pPr>
        <w:pStyle w:val="berschrift2"/>
      </w:pPr>
      <w:bookmarkStart w:id="10" w:name="_Toc221783436"/>
      <w:r>
        <w:t>4.2 Sekundäre Zielgruppe: MGAs und Assekuradeure</w:t>
      </w:r>
      <w:bookmarkEnd w:id="10"/>
    </w:p>
    <w:p w14:paraId="4124F3DA" w14:textId="77777777" w:rsidR="005A39E6" w:rsidRDefault="005151A9">
      <w:pPr>
        <w:spacing w:before="60" w:after="100" w:line="276" w:lineRule="auto"/>
        <w:jc w:val="both"/>
      </w:pPr>
      <w:r>
        <w:rPr>
          <w:color w:val="333333"/>
        </w:rPr>
        <w:t xml:space="preserve">Für Managing General </w:t>
      </w:r>
      <w:proofErr w:type="spellStart"/>
      <w:r>
        <w:rPr>
          <w:color w:val="333333"/>
        </w:rPr>
        <w:t>Agents</w:t>
      </w:r>
      <w:proofErr w:type="spellEnd"/>
      <w:r>
        <w:rPr>
          <w:color w:val="333333"/>
        </w:rPr>
        <w:t xml:space="preserve"> (MGAs) und Assekuradeure erweitert sich der Funktionsumfang der UWWB um spezifische Anforderungen, die sich aus der Rolle als zeichnungsberechtigter Vermittler ergeben. Der Kernprozess bleibt identisch, wird jedoch um Bausteine wie Zeichnungsvollmachten-Management, Panel-Zuordnung und Kapazitätsverteilung über mehrere Risikoträger hinweg ergänzt.</w:t>
      </w:r>
    </w:p>
    <w:p w14:paraId="41ABC13F" w14:textId="77777777" w:rsidR="005A39E6" w:rsidRDefault="005151A9">
      <w:r>
        <w:br w:type="page"/>
      </w:r>
    </w:p>
    <w:p w14:paraId="75215990" w14:textId="77777777" w:rsidR="005A39E6" w:rsidRDefault="005151A9">
      <w:pPr>
        <w:pStyle w:val="berschrift1"/>
      </w:pPr>
      <w:bookmarkStart w:id="11" w:name="_Toc221783437"/>
      <w:r>
        <w:lastRenderedPageBreak/>
        <w:t>5. Prozessmodell</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126D22A8" w14:textId="77777777">
        <w:tc>
          <w:tcPr>
            <w:tcW w:w="9026" w:type="dxa"/>
            <w:tcBorders>
              <w:top w:val="none" w:sz="0" w:space="0" w:color="FFFFFF"/>
              <w:left w:val="none" w:sz="0" w:space="0" w:color="FFFFFF"/>
              <w:bottom w:val="single" w:sz="6" w:space="0" w:color="0072C6"/>
              <w:right w:val="none" w:sz="0" w:space="0" w:color="FFFFFF"/>
            </w:tcBorders>
          </w:tcPr>
          <w:p w14:paraId="1B75D4B0" w14:textId="77777777" w:rsidR="005A39E6" w:rsidRDefault="005A39E6"/>
        </w:tc>
      </w:tr>
    </w:tbl>
    <w:p w14:paraId="7FD73BC7" w14:textId="77777777" w:rsidR="005A39E6" w:rsidRDefault="005A39E6">
      <w:pPr>
        <w:spacing w:before="100"/>
      </w:pPr>
    </w:p>
    <w:p w14:paraId="7F1D3CB2" w14:textId="77777777" w:rsidR="005A39E6" w:rsidRDefault="005151A9">
      <w:pPr>
        <w:pStyle w:val="berschrift2"/>
      </w:pPr>
      <w:bookmarkStart w:id="12" w:name="_Toc221783438"/>
      <w:r>
        <w:t>5.1 Der Underwriting-Kernprozess</w:t>
      </w:r>
      <w:bookmarkEnd w:id="12"/>
    </w:p>
    <w:p w14:paraId="1FAE7F2A" w14:textId="77777777" w:rsidR="005A39E6" w:rsidRDefault="005151A9">
      <w:pPr>
        <w:spacing w:before="60" w:after="100" w:line="276" w:lineRule="auto"/>
        <w:jc w:val="both"/>
      </w:pPr>
      <w:r>
        <w:rPr>
          <w:color w:val="333333"/>
        </w:rPr>
        <w:t>Der Underwriting-Prozess folgt einem standardisierten Ablauf in vier Hauptphasen. Die UWWB bildet diesen Prozess durchgängig ab und orchestriert die einzelnen Schritte:</w:t>
      </w:r>
    </w:p>
    <w:p w14:paraId="04512389" w14:textId="77777777" w:rsidR="005A39E6" w:rsidRDefault="005A39E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2"/>
        <w:gridCol w:w="301"/>
        <w:gridCol w:w="2031"/>
        <w:gridCol w:w="300"/>
        <w:gridCol w:w="2031"/>
        <w:gridCol w:w="300"/>
        <w:gridCol w:w="2031"/>
      </w:tblGrid>
      <w:tr w:rsidR="005A39E6" w14:paraId="35AB061F" w14:textId="77777777">
        <w:tc>
          <w:tcPr>
            <w:tcW w:w="2031" w:type="dxa"/>
            <w:tcBorders>
              <w:top w:val="none" w:sz="0" w:space="0" w:color="FFFFFF"/>
              <w:left w:val="none" w:sz="0" w:space="0" w:color="FFFFFF"/>
              <w:bottom w:val="none" w:sz="0" w:space="0" w:color="FFFFFF"/>
              <w:right w:val="none" w:sz="0" w:space="0" w:color="FFFFFF"/>
            </w:tcBorders>
            <w:shd w:val="clear" w:color="auto" w:fill="0072C6"/>
            <w:tcMar>
              <w:top w:w="100" w:type="dxa"/>
              <w:left w:w="80" w:type="dxa"/>
              <w:bottom w:w="100" w:type="dxa"/>
              <w:right w:w="80" w:type="dxa"/>
            </w:tcMar>
            <w:vAlign w:val="center"/>
          </w:tcPr>
          <w:p w14:paraId="37CCF7DE" w14:textId="77777777" w:rsidR="005A39E6" w:rsidRDefault="005151A9">
            <w:pPr>
              <w:spacing w:after="40"/>
              <w:jc w:val="center"/>
            </w:pPr>
            <w:r>
              <w:rPr>
                <w:b/>
                <w:bCs/>
                <w:color w:val="FFFFFF"/>
                <w:sz w:val="18"/>
                <w:szCs w:val="18"/>
              </w:rPr>
              <w:t>RISIKO</w:t>
            </w:r>
          </w:p>
          <w:p w14:paraId="4D4DC2DC" w14:textId="77777777" w:rsidR="005A39E6" w:rsidRDefault="005151A9">
            <w:pPr>
              <w:jc w:val="center"/>
            </w:pPr>
            <w:r>
              <w:rPr>
                <w:color w:val="D0E8FF"/>
                <w:sz w:val="16"/>
                <w:szCs w:val="16"/>
              </w:rPr>
              <w:t>erfassen</w:t>
            </w:r>
          </w:p>
        </w:tc>
        <w:tc>
          <w:tcPr>
            <w:tcW w:w="300" w:type="dxa"/>
            <w:tcBorders>
              <w:top w:val="none" w:sz="0" w:space="0" w:color="FFFFFF"/>
              <w:left w:val="none" w:sz="0" w:space="0" w:color="FFFFFF"/>
              <w:bottom w:val="none" w:sz="0" w:space="0" w:color="FFFFFF"/>
              <w:right w:val="none" w:sz="0" w:space="0" w:color="FFFFFF"/>
            </w:tcBorders>
            <w:vAlign w:val="center"/>
          </w:tcPr>
          <w:p w14:paraId="3B394924" w14:textId="77777777" w:rsidR="005A39E6" w:rsidRDefault="005151A9">
            <w:pPr>
              <w:jc w:val="center"/>
            </w:pPr>
            <w:r>
              <w:rPr>
                <w:color w:val="0072C6"/>
                <w:sz w:val="20"/>
                <w:szCs w:val="20"/>
              </w:rPr>
              <w:t>▶</w:t>
            </w:r>
          </w:p>
        </w:tc>
        <w:tc>
          <w:tcPr>
            <w:tcW w:w="2031" w:type="dxa"/>
            <w:tcBorders>
              <w:top w:val="none" w:sz="0" w:space="0" w:color="FFFFFF"/>
              <w:left w:val="none" w:sz="0" w:space="0" w:color="FFFFFF"/>
              <w:bottom w:val="none" w:sz="0" w:space="0" w:color="FFFFFF"/>
              <w:right w:val="none" w:sz="0" w:space="0" w:color="FFFFFF"/>
            </w:tcBorders>
            <w:shd w:val="clear" w:color="auto" w:fill="0072C6"/>
            <w:tcMar>
              <w:top w:w="100" w:type="dxa"/>
              <w:left w:w="80" w:type="dxa"/>
              <w:bottom w:w="100" w:type="dxa"/>
              <w:right w:w="80" w:type="dxa"/>
            </w:tcMar>
            <w:vAlign w:val="center"/>
          </w:tcPr>
          <w:p w14:paraId="1FB7AE0A" w14:textId="77777777" w:rsidR="005A39E6" w:rsidRDefault="005151A9">
            <w:pPr>
              <w:spacing w:after="40"/>
              <w:jc w:val="center"/>
            </w:pPr>
            <w:r>
              <w:rPr>
                <w:b/>
                <w:bCs/>
                <w:color w:val="FFFFFF"/>
                <w:sz w:val="18"/>
                <w:szCs w:val="18"/>
              </w:rPr>
              <w:t>RISIKO</w:t>
            </w:r>
          </w:p>
          <w:p w14:paraId="649C85CE" w14:textId="77777777" w:rsidR="005A39E6" w:rsidRDefault="005151A9">
            <w:pPr>
              <w:jc w:val="center"/>
            </w:pPr>
            <w:r>
              <w:rPr>
                <w:color w:val="D0E8FF"/>
                <w:sz w:val="16"/>
                <w:szCs w:val="16"/>
              </w:rPr>
              <w:t>bewerten</w:t>
            </w:r>
          </w:p>
        </w:tc>
        <w:tc>
          <w:tcPr>
            <w:tcW w:w="300" w:type="dxa"/>
            <w:tcBorders>
              <w:top w:val="none" w:sz="0" w:space="0" w:color="FFFFFF"/>
              <w:left w:val="none" w:sz="0" w:space="0" w:color="FFFFFF"/>
              <w:bottom w:val="none" w:sz="0" w:space="0" w:color="FFFFFF"/>
              <w:right w:val="none" w:sz="0" w:space="0" w:color="FFFFFF"/>
            </w:tcBorders>
            <w:vAlign w:val="center"/>
          </w:tcPr>
          <w:p w14:paraId="63C6174F" w14:textId="77777777" w:rsidR="005A39E6" w:rsidRDefault="005151A9">
            <w:pPr>
              <w:jc w:val="center"/>
            </w:pPr>
            <w:r>
              <w:rPr>
                <w:color w:val="0072C6"/>
                <w:sz w:val="20"/>
                <w:szCs w:val="20"/>
              </w:rPr>
              <w:t>▶</w:t>
            </w:r>
          </w:p>
        </w:tc>
        <w:tc>
          <w:tcPr>
            <w:tcW w:w="2031" w:type="dxa"/>
            <w:tcBorders>
              <w:top w:val="none" w:sz="0" w:space="0" w:color="FFFFFF"/>
              <w:left w:val="none" w:sz="0" w:space="0" w:color="FFFFFF"/>
              <w:bottom w:val="none" w:sz="0" w:space="0" w:color="FFFFFF"/>
              <w:right w:val="none" w:sz="0" w:space="0" w:color="FFFFFF"/>
            </w:tcBorders>
            <w:shd w:val="clear" w:color="auto" w:fill="0072C6"/>
            <w:tcMar>
              <w:top w:w="100" w:type="dxa"/>
              <w:left w:w="80" w:type="dxa"/>
              <w:bottom w:w="100" w:type="dxa"/>
              <w:right w:w="80" w:type="dxa"/>
            </w:tcMar>
            <w:vAlign w:val="center"/>
          </w:tcPr>
          <w:p w14:paraId="41792BFC" w14:textId="77777777" w:rsidR="005A39E6" w:rsidRDefault="005151A9">
            <w:pPr>
              <w:spacing w:after="40"/>
              <w:jc w:val="center"/>
            </w:pPr>
            <w:r>
              <w:rPr>
                <w:b/>
                <w:bCs/>
                <w:color w:val="FFFFFF"/>
                <w:sz w:val="18"/>
                <w:szCs w:val="18"/>
              </w:rPr>
              <w:t>RISIKO</w:t>
            </w:r>
          </w:p>
          <w:p w14:paraId="609926CE" w14:textId="77777777" w:rsidR="005A39E6" w:rsidRDefault="005151A9">
            <w:pPr>
              <w:jc w:val="center"/>
            </w:pPr>
            <w:r>
              <w:rPr>
                <w:color w:val="D0E8FF"/>
                <w:sz w:val="16"/>
                <w:szCs w:val="16"/>
              </w:rPr>
              <w:t>entscheiden</w:t>
            </w:r>
          </w:p>
        </w:tc>
        <w:tc>
          <w:tcPr>
            <w:tcW w:w="300" w:type="dxa"/>
            <w:tcBorders>
              <w:top w:val="none" w:sz="0" w:space="0" w:color="FFFFFF"/>
              <w:left w:val="none" w:sz="0" w:space="0" w:color="FFFFFF"/>
              <w:bottom w:val="none" w:sz="0" w:space="0" w:color="FFFFFF"/>
              <w:right w:val="none" w:sz="0" w:space="0" w:color="FFFFFF"/>
            </w:tcBorders>
            <w:vAlign w:val="center"/>
          </w:tcPr>
          <w:p w14:paraId="6E7298E1" w14:textId="77777777" w:rsidR="005A39E6" w:rsidRDefault="005151A9">
            <w:pPr>
              <w:jc w:val="center"/>
            </w:pPr>
            <w:r>
              <w:rPr>
                <w:color w:val="0072C6"/>
                <w:sz w:val="20"/>
                <w:szCs w:val="20"/>
              </w:rPr>
              <w:t>▶</w:t>
            </w:r>
          </w:p>
        </w:tc>
        <w:tc>
          <w:tcPr>
            <w:tcW w:w="2031" w:type="dxa"/>
            <w:tcBorders>
              <w:top w:val="none" w:sz="0" w:space="0" w:color="FFFFFF"/>
              <w:left w:val="none" w:sz="0" w:space="0" w:color="FFFFFF"/>
              <w:bottom w:val="none" w:sz="0" w:space="0" w:color="FFFFFF"/>
              <w:right w:val="none" w:sz="0" w:space="0" w:color="FFFFFF"/>
            </w:tcBorders>
            <w:shd w:val="clear" w:color="auto" w:fill="0072C6"/>
            <w:tcMar>
              <w:top w:w="100" w:type="dxa"/>
              <w:left w:w="80" w:type="dxa"/>
              <w:bottom w:w="100" w:type="dxa"/>
              <w:right w:w="80" w:type="dxa"/>
            </w:tcMar>
            <w:vAlign w:val="center"/>
          </w:tcPr>
          <w:p w14:paraId="3D5FED18" w14:textId="77777777" w:rsidR="005A39E6" w:rsidRDefault="005151A9">
            <w:pPr>
              <w:spacing w:after="40"/>
              <w:jc w:val="center"/>
            </w:pPr>
            <w:r>
              <w:rPr>
                <w:b/>
                <w:bCs/>
                <w:color w:val="FFFFFF"/>
                <w:sz w:val="18"/>
                <w:szCs w:val="18"/>
              </w:rPr>
              <w:t>RISIKO</w:t>
            </w:r>
          </w:p>
          <w:p w14:paraId="24178737" w14:textId="77777777" w:rsidR="005A39E6" w:rsidRDefault="005151A9">
            <w:pPr>
              <w:jc w:val="center"/>
            </w:pPr>
            <w:r>
              <w:rPr>
                <w:color w:val="D0E8FF"/>
                <w:sz w:val="16"/>
                <w:szCs w:val="16"/>
              </w:rPr>
              <w:t>dokumentieren</w:t>
            </w:r>
          </w:p>
        </w:tc>
      </w:tr>
    </w:tbl>
    <w:p w14:paraId="7D16B57D" w14:textId="77777777" w:rsidR="005A39E6" w:rsidRDefault="005A39E6">
      <w:pPr>
        <w:spacing w:before="80"/>
      </w:pPr>
    </w:p>
    <w:p w14:paraId="6B3D81A1" w14:textId="77777777" w:rsidR="005A39E6" w:rsidRDefault="005151A9">
      <w:pPr>
        <w:spacing w:before="40" w:after="80" w:line="276" w:lineRule="auto"/>
      </w:pPr>
      <w:r>
        <w:rPr>
          <w:i/>
          <w:iCs/>
          <w:color w:val="666666"/>
          <w:sz w:val="20"/>
          <w:szCs w:val="20"/>
        </w:rPr>
        <w:t>Abbildung 2: Der Underwriting-Kernprozess in vier Phasen</w:t>
      </w:r>
    </w:p>
    <w:p w14:paraId="31A2FC31" w14:textId="77777777" w:rsidR="005A39E6" w:rsidRDefault="005A39E6">
      <w:pPr>
        <w:spacing w:before="100"/>
      </w:pPr>
    </w:p>
    <w:p w14:paraId="54B1C3A2" w14:textId="77777777" w:rsidR="005A39E6" w:rsidRDefault="005151A9">
      <w:pPr>
        <w:pStyle w:val="berschrift2"/>
      </w:pPr>
      <w:bookmarkStart w:id="13" w:name="_Toc221783439"/>
      <w:r>
        <w:t>5.2 Phase 1: Risikoerfassung (</w:t>
      </w:r>
      <w:proofErr w:type="spellStart"/>
      <w:r>
        <w:t>Intake</w:t>
      </w:r>
      <w:proofErr w:type="spellEnd"/>
      <w:r>
        <w:t>)</w:t>
      </w:r>
      <w:bookmarkEnd w:id="13"/>
    </w:p>
    <w:p w14:paraId="42AB03E7" w14:textId="77777777" w:rsidR="005A39E6" w:rsidRDefault="005151A9">
      <w:pPr>
        <w:spacing w:before="60" w:after="100" w:line="276" w:lineRule="auto"/>
        <w:jc w:val="both"/>
      </w:pPr>
      <w:r>
        <w:rPr>
          <w:color w:val="333333"/>
        </w:rPr>
        <w:t xml:space="preserve">Die Risikoerfassung ist der erste und häufig zeitintensivste Prozessschritt. Hier entfaltet die KI-gestützte Automatisierung ihren größten Hebel. Der </w:t>
      </w:r>
      <w:proofErr w:type="spellStart"/>
      <w:r>
        <w:rPr>
          <w:color w:val="333333"/>
        </w:rPr>
        <w:t>Intake</w:t>
      </w:r>
      <w:proofErr w:type="spellEnd"/>
      <w:r>
        <w:rPr>
          <w:color w:val="333333"/>
        </w:rPr>
        <w:t>-Prozess gliedert sich in vier Teilschritte:</w:t>
      </w:r>
    </w:p>
    <w:p w14:paraId="35C19DE5" w14:textId="77777777" w:rsidR="005A39E6" w:rsidRDefault="005A39E6">
      <w:pPr>
        <w:spacing w:before="60"/>
      </w:pPr>
    </w:p>
    <w:p w14:paraId="5FD32006" w14:textId="77777777" w:rsidR="005A39E6" w:rsidRDefault="005151A9">
      <w:pPr>
        <w:pStyle w:val="berschrift3"/>
      </w:pPr>
      <w:bookmarkStart w:id="14" w:name="_Toc221783440"/>
      <w:r>
        <w:t>Daten gewinnen</w:t>
      </w:r>
      <w:bookmarkEnd w:id="14"/>
    </w:p>
    <w:p w14:paraId="41806B1C" w14:textId="77777777" w:rsidR="005A39E6" w:rsidRDefault="005151A9">
      <w:pPr>
        <w:spacing w:before="60" w:after="100" w:line="276" w:lineRule="auto"/>
        <w:jc w:val="both"/>
      </w:pPr>
      <w:r>
        <w:rPr>
          <w:color w:val="333333"/>
        </w:rPr>
        <w:t xml:space="preserve">Risiko- und Partnerinformationen werden über verschiedene Kanäle entgegengenommen – primär per E-Mail, aber auch über Upload-Funktionen oder API-Schnittstellen. Die UWWB erkennt automatisiert den Geschäftsvorfall (Neugeschäft, </w:t>
      </w:r>
      <w:proofErr w:type="spellStart"/>
      <w:r>
        <w:rPr>
          <w:color w:val="333333"/>
        </w:rPr>
        <w:t>Renewal</w:t>
      </w:r>
      <w:proofErr w:type="spellEnd"/>
      <w:r>
        <w:rPr>
          <w:color w:val="333333"/>
        </w:rPr>
        <w:t>, Änderung) und leitet die Verarbeitung ein.</w:t>
      </w:r>
    </w:p>
    <w:p w14:paraId="7699DE58" w14:textId="77777777" w:rsidR="005A39E6" w:rsidRDefault="005151A9">
      <w:pPr>
        <w:pStyle w:val="berschrift3"/>
      </w:pPr>
      <w:bookmarkStart w:id="15" w:name="_Toc221783441"/>
      <w:r>
        <w:t>Daten strukturieren</w:t>
      </w:r>
      <w:bookmarkEnd w:id="15"/>
    </w:p>
    <w:p w14:paraId="07F3D99F" w14:textId="77777777" w:rsidR="005A39E6" w:rsidRDefault="005151A9">
      <w:pPr>
        <w:spacing w:before="60" w:after="100" w:line="276" w:lineRule="auto"/>
        <w:jc w:val="both"/>
      </w:pPr>
      <w:r>
        <w:rPr>
          <w:color w:val="333333"/>
        </w:rPr>
        <w:t>Die unstrukturierten Eingangsdaten (Volltext, PDFs, Excel) werden mittels KI-Unterstützung durch den mgm AI Assistant in strukturierte Datenfelder überführt und in standardisierten Datenmodellen auf Basis der A12-Plattform gespeichert. Dieser Schritt transformiert heterogene Informationen in eine einheitliche, maschinenlesbare Datenbasis.</w:t>
      </w:r>
    </w:p>
    <w:p w14:paraId="30F061C9" w14:textId="77777777" w:rsidR="005A39E6" w:rsidRDefault="005151A9">
      <w:pPr>
        <w:pStyle w:val="berschrift3"/>
      </w:pPr>
      <w:bookmarkStart w:id="16" w:name="_Toc221783442"/>
      <w:r>
        <w:t>Daten anreichern</w:t>
      </w:r>
      <w:bookmarkEnd w:id="16"/>
    </w:p>
    <w:p w14:paraId="10E41844" w14:textId="77777777" w:rsidR="005A39E6" w:rsidRDefault="005151A9">
      <w:pPr>
        <w:spacing w:before="60" w:after="100" w:line="276" w:lineRule="auto"/>
        <w:jc w:val="both"/>
      </w:pPr>
      <w:r>
        <w:rPr>
          <w:color w:val="333333"/>
        </w:rPr>
        <w:t>Die strukturierten Partnerdaten werden durch Anbindung externer Firmendaten-Provider (z. B. Dun &amp; Bradstreet) qualifiziert. Kontakt- und Vermittlerdaten unterstützen die Prüfung der Inputberechtigung – etwa ob bei einem Broker eine Akkreditierung vorliegt. Zusätzlich können kundeninterne Datenquellen wie Kunden-Rentabilitäten oder Portfoliomanagement-Vorgaben eingebunden werden.</w:t>
      </w:r>
    </w:p>
    <w:p w14:paraId="19839DAE" w14:textId="77777777" w:rsidR="005A39E6" w:rsidRDefault="005151A9">
      <w:pPr>
        <w:pStyle w:val="berschrift3"/>
      </w:pPr>
      <w:bookmarkStart w:id="17" w:name="_Toc221783443"/>
      <w:r>
        <w:t>Daten qualifizieren</w:t>
      </w:r>
      <w:bookmarkEnd w:id="17"/>
    </w:p>
    <w:p w14:paraId="6944DFCB" w14:textId="77777777" w:rsidR="005A39E6" w:rsidRDefault="005151A9">
      <w:pPr>
        <w:spacing w:before="60" w:after="100" w:line="276" w:lineRule="auto"/>
        <w:jc w:val="both"/>
      </w:pPr>
      <w:r>
        <w:rPr>
          <w:color w:val="333333"/>
        </w:rPr>
        <w:t>Die strukturierten und angereicherten Daten durchlaufen ein mehrstufiges Scoring und Quality-Check-Verfahren. Ausgelesene Daten erhalten eine Qualitätsnote (Schulnotensystem 1–6), die dem Underwriter signalisiert, wo manuelle Prüfung erforderlich ist. Gleiche Eingaben führen reproduzierbar zu gleichen Ergebnissen.</w:t>
      </w:r>
    </w:p>
    <w:p w14:paraId="124A68CF" w14:textId="77777777" w:rsidR="005A39E6" w:rsidRDefault="005A39E6">
      <w:pPr>
        <w:spacing w:before="100"/>
      </w:pPr>
    </w:p>
    <w:p w14:paraId="4BA37C8E" w14:textId="77777777" w:rsidR="005A39E6" w:rsidRDefault="005151A9">
      <w:pPr>
        <w:pStyle w:val="berschrift2"/>
      </w:pPr>
      <w:bookmarkStart w:id="18" w:name="_Toc221783444"/>
      <w:r>
        <w:t>5.3 Scoring und Priorisierung</w:t>
      </w:r>
      <w:bookmarkEnd w:id="18"/>
    </w:p>
    <w:p w14:paraId="59EE25A2" w14:textId="77777777" w:rsidR="005A39E6" w:rsidRDefault="005151A9">
      <w:pPr>
        <w:spacing w:before="60" w:after="100" w:line="276" w:lineRule="auto"/>
        <w:jc w:val="both"/>
      </w:pPr>
      <w:r>
        <w:rPr>
          <w:color w:val="333333"/>
        </w:rPr>
        <w:lastRenderedPageBreak/>
        <w:t>Ein zentrales Leistungsmerkmal der UWWB ist das automatisierte Scoring, das weit über eine reine Datenqualitätsprüfung hinausgeht. Das Scoring umfasst fünf Dimensionen:</w:t>
      </w:r>
    </w:p>
    <w:p w14:paraId="20268DB9" w14:textId="77777777" w:rsidR="005A39E6" w:rsidRDefault="005A39E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A39E6" w14:paraId="4AD6C150" w14:textId="77777777">
        <w:tc>
          <w:tcPr>
            <w:tcW w:w="2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0217ABD5" w14:textId="77777777" w:rsidR="005A39E6" w:rsidRDefault="005151A9">
            <w:r>
              <w:rPr>
                <w:b/>
                <w:bCs/>
                <w:color w:val="FFFFFF"/>
                <w:sz w:val="20"/>
                <w:szCs w:val="20"/>
              </w:rPr>
              <w:t>Scoring-Dimension</w:t>
            </w:r>
          </w:p>
        </w:tc>
        <w:tc>
          <w:tcPr>
            <w:tcW w:w="622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6127B1A4" w14:textId="77777777" w:rsidR="005A39E6" w:rsidRDefault="005151A9">
            <w:pPr>
              <w:spacing w:line="260" w:lineRule="auto"/>
            </w:pPr>
            <w:r>
              <w:rPr>
                <w:color w:val="FFFFFF"/>
                <w:sz w:val="20"/>
                <w:szCs w:val="20"/>
              </w:rPr>
              <w:t>Beschreibung und Steuerungswirkung</w:t>
            </w:r>
          </w:p>
        </w:tc>
      </w:tr>
      <w:tr w:rsidR="005A39E6" w14:paraId="261146C8"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2BC2F7A6" w14:textId="77777777" w:rsidR="005A39E6" w:rsidRDefault="005151A9">
            <w:r>
              <w:rPr>
                <w:b/>
                <w:bCs/>
                <w:color w:val="003366"/>
                <w:sz w:val="20"/>
                <w:szCs w:val="20"/>
              </w:rPr>
              <w:t>Underwriting Guidelines</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1A3701F" w14:textId="77777777" w:rsidR="005A39E6" w:rsidRDefault="005151A9">
            <w:pPr>
              <w:spacing w:line="260" w:lineRule="auto"/>
            </w:pPr>
            <w:r>
              <w:rPr>
                <w:color w:val="333333"/>
                <w:sz w:val="20"/>
                <w:szCs w:val="20"/>
              </w:rPr>
              <w:t>Regelbasierte Prüfung gegen Zeichnungsrichtlinien. K.O.-Kriterien führen zur sofortigen Aussortierung nicht zeichnungsfähiger Risiken.</w:t>
            </w:r>
          </w:p>
        </w:tc>
      </w:tr>
      <w:tr w:rsidR="005A39E6" w14:paraId="0C36E13A"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7FD52152" w14:textId="77777777" w:rsidR="005A39E6" w:rsidRDefault="005151A9">
            <w:r>
              <w:rPr>
                <w:b/>
                <w:bCs/>
                <w:color w:val="003366"/>
                <w:sz w:val="20"/>
                <w:szCs w:val="20"/>
              </w:rPr>
              <w:t xml:space="preserve">Hit </w:t>
            </w:r>
            <w:proofErr w:type="spellStart"/>
            <w:r>
              <w:rPr>
                <w:b/>
                <w:bCs/>
                <w:color w:val="003366"/>
                <w:sz w:val="20"/>
                <w:szCs w:val="20"/>
              </w:rPr>
              <w:t>Ratios</w:t>
            </w:r>
            <w:proofErr w:type="spellEnd"/>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E6C4F9C" w14:textId="77777777" w:rsidR="005A39E6" w:rsidRDefault="005151A9">
            <w:pPr>
              <w:spacing w:line="260" w:lineRule="auto"/>
            </w:pPr>
            <w:r>
              <w:rPr>
                <w:color w:val="333333"/>
                <w:sz w:val="20"/>
                <w:szCs w:val="20"/>
              </w:rPr>
              <w:t>Historische Abschlussquoten pro Makler beeinflussen die Priorisierung. Anfragen von Maklern mit hoher Konversionsrate werden bevorzugt bearbeitet.</w:t>
            </w:r>
          </w:p>
        </w:tc>
      </w:tr>
      <w:tr w:rsidR="005A39E6" w14:paraId="46E3D5E8"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306B2179" w14:textId="77777777" w:rsidR="005A39E6" w:rsidRDefault="005151A9">
            <w:r>
              <w:rPr>
                <w:b/>
                <w:bCs/>
                <w:color w:val="003366"/>
                <w:sz w:val="20"/>
                <w:szCs w:val="20"/>
              </w:rPr>
              <w:t>Risikoappetit</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8EFE9AA" w14:textId="77777777" w:rsidR="005A39E6" w:rsidRDefault="005151A9">
            <w:pPr>
              <w:spacing w:line="260" w:lineRule="auto"/>
            </w:pPr>
            <w:r>
              <w:rPr>
                <w:color w:val="333333"/>
                <w:sz w:val="20"/>
                <w:szCs w:val="20"/>
              </w:rPr>
              <w:t>Strategische Vorgaben aus dem Portfolio-Management definieren, welche Risikosegmente bevorzugt gezeichnet werden sollen.</w:t>
            </w:r>
          </w:p>
        </w:tc>
      </w:tr>
      <w:tr w:rsidR="005A39E6" w14:paraId="6DEE90B5"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2D91F322" w14:textId="77777777" w:rsidR="005A39E6" w:rsidRDefault="005151A9">
            <w:r>
              <w:rPr>
                <w:b/>
                <w:bCs/>
                <w:color w:val="003366"/>
                <w:sz w:val="20"/>
                <w:szCs w:val="20"/>
              </w:rPr>
              <w:t>Datenqualität</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3292EA0" w14:textId="77777777" w:rsidR="005A39E6" w:rsidRDefault="005151A9">
            <w:pPr>
              <w:spacing w:line="260" w:lineRule="auto"/>
            </w:pPr>
            <w:r>
              <w:rPr>
                <w:color w:val="333333"/>
                <w:sz w:val="20"/>
                <w:szCs w:val="20"/>
              </w:rPr>
              <w:t xml:space="preserve">Der Evaluation-Score bestimmt, ob eine Anfrage </w:t>
            </w:r>
            <w:proofErr w:type="gramStart"/>
            <w:r>
              <w:rPr>
                <w:color w:val="333333"/>
                <w:sz w:val="20"/>
                <w:szCs w:val="20"/>
              </w:rPr>
              <w:t>automatisiert</w:t>
            </w:r>
            <w:proofErr w:type="gramEnd"/>
            <w:r>
              <w:rPr>
                <w:color w:val="333333"/>
                <w:sz w:val="20"/>
                <w:szCs w:val="20"/>
              </w:rPr>
              <w:t xml:space="preserve"> weiterverarbeitet werden kann oder manuelle Prüfung erfordert.</w:t>
            </w:r>
          </w:p>
        </w:tc>
      </w:tr>
      <w:tr w:rsidR="005A39E6" w14:paraId="4B0817BF"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74324EC3" w14:textId="77777777" w:rsidR="005A39E6" w:rsidRDefault="005151A9">
            <w:r>
              <w:rPr>
                <w:b/>
                <w:bCs/>
                <w:color w:val="003366"/>
                <w:sz w:val="20"/>
                <w:szCs w:val="20"/>
              </w:rPr>
              <w:t>Dringlichkeit</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90474F8" w14:textId="77777777" w:rsidR="005A39E6" w:rsidRDefault="005151A9">
            <w:pPr>
              <w:spacing w:line="260" w:lineRule="auto"/>
            </w:pPr>
            <w:r>
              <w:rPr>
                <w:color w:val="333333"/>
                <w:sz w:val="20"/>
                <w:szCs w:val="20"/>
              </w:rPr>
              <w:t>Abgabe-Deadlines für Quotierungen steuern die zeitliche Priorisierung in der Abarbeitungsreihenfolge.</w:t>
            </w:r>
          </w:p>
        </w:tc>
      </w:tr>
    </w:tbl>
    <w:p w14:paraId="1083E96F" w14:textId="77777777" w:rsidR="005A39E6" w:rsidRDefault="005A39E6">
      <w:pPr>
        <w:spacing w:before="100"/>
      </w:pPr>
    </w:p>
    <w:p w14:paraId="2F9F0225" w14:textId="77777777" w:rsidR="005A39E6" w:rsidRDefault="005151A9">
      <w:pPr>
        <w:pStyle w:val="berschrift2"/>
      </w:pPr>
      <w:bookmarkStart w:id="19" w:name="_Toc221783445"/>
      <w:r>
        <w:t>5.4 Phasen 2–4: Bewertung, Entscheidung, Dokumentation</w:t>
      </w:r>
      <w:bookmarkEnd w:id="19"/>
    </w:p>
    <w:p w14:paraId="02220F7A" w14:textId="77777777" w:rsidR="005A39E6" w:rsidRDefault="005151A9">
      <w:pPr>
        <w:spacing w:before="60" w:after="100" w:line="276" w:lineRule="auto"/>
        <w:jc w:val="both"/>
      </w:pPr>
      <w:r>
        <w:rPr>
          <w:color w:val="333333"/>
        </w:rPr>
        <w:t>Nach der automatisierten Datenerfassung beginnt die manuelle Arbeit des Underwriters. Die knappe Ressource Underwriting-Kapazität wird gezielt dort eingesetzt, wo menschliche Expertise tatsächlich erforderlich ist:</w:t>
      </w:r>
    </w:p>
    <w:p w14:paraId="6FB85A1D" w14:textId="77777777" w:rsidR="005A39E6" w:rsidRDefault="005A39E6">
      <w:pPr>
        <w:spacing w:before="60"/>
      </w:pPr>
    </w:p>
    <w:p w14:paraId="0E65FD7B" w14:textId="77777777" w:rsidR="005A39E6" w:rsidRDefault="005151A9">
      <w:pPr>
        <w:spacing w:before="60" w:after="100" w:line="276" w:lineRule="auto"/>
        <w:jc w:val="both"/>
      </w:pPr>
      <w:r>
        <w:rPr>
          <w:b/>
          <w:bCs/>
          <w:color w:val="333333"/>
        </w:rPr>
        <w:t xml:space="preserve">Risikobewertung: </w:t>
      </w:r>
      <w:r>
        <w:rPr>
          <w:color w:val="333333"/>
        </w:rPr>
        <w:t>Der Underwriter prüft die aufbereiteten Daten, bewertet das Risiko anhand der Underwriting Guidelines und leitet den Versicherungsbedarf (Coverages/</w:t>
      </w:r>
      <w:proofErr w:type="spellStart"/>
      <w:r>
        <w:rPr>
          <w:color w:val="333333"/>
        </w:rPr>
        <w:t>Perils</w:t>
      </w:r>
      <w:proofErr w:type="spellEnd"/>
      <w:r>
        <w:rPr>
          <w:color w:val="333333"/>
        </w:rPr>
        <w:t>) sowie den Bedarf an Zeichnungskapazität ab. Bei besonders exponierten oder komplexen Risiken kann Risk Engineering durch interne oder externe Experten eingebunden werden.</w:t>
      </w:r>
    </w:p>
    <w:p w14:paraId="79BA144C" w14:textId="77777777" w:rsidR="005A39E6" w:rsidRDefault="005151A9">
      <w:pPr>
        <w:spacing w:before="60" w:after="100" w:line="276" w:lineRule="auto"/>
        <w:jc w:val="both"/>
      </w:pPr>
      <w:r>
        <w:rPr>
          <w:b/>
          <w:bCs/>
          <w:color w:val="333333"/>
        </w:rPr>
        <w:t xml:space="preserve">Entscheidung: </w:t>
      </w:r>
      <w:r>
        <w:rPr>
          <w:color w:val="333333"/>
        </w:rPr>
        <w:t xml:space="preserve">Auf Basis der Risikobewertung, des Pricings und der festgelegten Bedingungen und Klauseln fällt der Underwriter die Zeichnungsentscheidung. Bei </w:t>
      </w:r>
      <w:proofErr w:type="spellStart"/>
      <w:r>
        <w:rPr>
          <w:color w:val="333333"/>
        </w:rPr>
        <w:t>Referral</w:t>
      </w:r>
      <w:proofErr w:type="spellEnd"/>
      <w:r>
        <w:rPr>
          <w:color w:val="333333"/>
        </w:rPr>
        <w:t xml:space="preserve"> Cases erfolgt die Eskalation an übergeordnete Entscheidungsträger.</w:t>
      </w:r>
    </w:p>
    <w:p w14:paraId="72A9A5C9" w14:textId="77777777" w:rsidR="005A39E6" w:rsidRDefault="005151A9">
      <w:pPr>
        <w:spacing w:before="60" w:after="100" w:line="276" w:lineRule="auto"/>
        <w:jc w:val="both"/>
      </w:pPr>
      <w:r>
        <w:rPr>
          <w:b/>
          <w:bCs/>
          <w:color w:val="333333"/>
        </w:rPr>
        <w:t xml:space="preserve">Dokumentation: </w:t>
      </w:r>
      <w:r>
        <w:rPr>
          <w:color w:val="333333"/>
        </w:rPr>
        <w:t xml:space="preserve">Die Erstellung von Angebot, Cover Note oder Ablehnung kann je nach Standardisierungsgrad automatisiert oder manuell erfolgen. Je besser das </w:t>
      </w:r>
      <w:proofErr w:type="spellStart"/>
      <w:r>
        <w:rPr>
          <w:color w:val="333333"/>
        </w:rPr>
        <w:t>Document</w:t>
      </w:r>
      <w:proofErr w:type="spellEnd"/>
      <w:r>
        <w:rPr>
          <w:color w:val="333333"/>
        </w:rPr>
        <w:t xml:space="preserve"> </w:t>
      </w:r>
      <w:proofErr w:type="spellStart"/>
      <w:r>
        <w:rPr>
          <w:color w:val="333333"/>
        </w:rPr>
        <w:t>Composing</w:t>
      </w:r>
      <w:proofErr w:type="spellEnd"/>
      <w:r>
        <w:rPr>
          <w:color w:val="333333"/>
        </w:rPr>
        <w:t xml:space="preserve"> den Output vorbereitet, desto einfacher lässt sich dieser finale Schritt automatisieren.</w:t>
      </w:r>
    </w:p>
    <w:p w14:paraId="714A0BB9" w14:textId="77777777" w:rsidR="005A39E6" w:rsidRDefault="005151A9">
      <w:r>
        <w:br w:type="page"/>
      </w:r>
    </w:p>
    <w:p w14:paraId="40B0B437" w14:textId="77777777" w:rsidR="005A39E6" w:rsidRDefault="005151A9">
      <w:pPr>
        <w:pStyle w:val="berschrift2"/>
      </w:pPr>
      <w:bookmarkStart w:id="20" w:name="_Toc221783446"/>
      <w:r>
        <w:lastRenderedPageBreak/>
        <w:t xml:space="preserve">5.5 Gesamtbild: Wertschöpfungskette und </w:t>
      </w:r>
      <w:proofErr w:type="spellStart"/>
      <w:r>
        <w:t>Fähigkeitenzuordnung</w:t>
      </w:r>
      <w:bookmarkEnd w:id="20"/>
      <w:proofErr w:type="spellEnd"/>
    </w:p>
    <w:p w14:paraId="55FE6D22" w14:textId="77777777" w:rsidR="005A39E6" w:rsidRDefault="005151A9">
      <w:pPr>
        <w:spacing w:before="60" w:after="100" w:line="276" w:lineRule="auto"/>
        <w:jc w:val="both"/>
      </w:pPr>
      <w:r>
        <w:rPr>
          <w:color w:val="333333"/>
        </w:rPr>
        <w:t>Die vorangegangenen Abschnitte haben die Bausteine der UWWB einzeln eingeführt: die Zwei-Ebenen-Architektur (Abbildung 1), den vierphasigen Kernprozess (Abbildung 2) und das Scoring-Modell. Die folgende Darstellung führt diese Elemente zu einem integrierten Gesamtbild zusammen.</w:t>
      </w:r>
    </w:p>
    <w:p w14:paraId="1CAD9250" w14:textId="77777777" w:rsidR="005A39E6" w:rsidRDefault="005A39E6">
      <w:pPr>
        <w:spacing w:before="60"/>
      </w:pPr>
    </w:p>
    <w:p w14:paraId="49D2BC30" w14:textId="77777777" w:rsidR="005A39E6" w:rsidRDefault="005151A9">
      <w:pPr>
        <w:spacing w:before="60" w:after="100" w:line="276" w:lineRule="auto"/>
        <w:jc w:val="both"/>
      </w:pPr>
      <w:r>
        <w:rPr>
          <w:color w:val="333333"/>
        </w:rPr>
        <w:t>Die Grafik verdeutlicht drei zentrale Designprinzipien der UWWB:</w:t>
      </w:r>
    </w:p>
    <w:p w14:paraId="348A4EF6" w14:textId="77777777" w:rsidR="005A39E6" w:rsidRDefault="005A39E6">
      <w:pPr>
        <w:spacing w:before="40"/>
      </w:pPr>
    </w:p>
    <w:p w14:paraId="3903FED2" w14:textId="77777777" w:rsidR="005A39E6" w:rsidRDefault="005151A9">
      <w:pPr>
        <w:spacing w:before="60" w:after="100" w:line="276" w:lineRule="auto"/>
        <w:jc w:val="both"/>
      </w:pPr>
      <w:r>
        <w:rPr>
          <w:b/>
          <w:bCs/>
          <w:color w:val="333333"/>
        </w:rPr>
        <w:t xml:space="preserve">1. Gemeinsame Prozessbasis: </w:t>
      </w:r>
      <w:r>
        <w:rPr>
          <w:color w:val="333333"/>
        </w:rPr>
        <w:t>Portfolio-Ebene und Einzelrisiko-Ebene greifen auf dieselben vier Prozessphasen und dieselben technischen Services zu. Es gibt keine Parallelstrukturen – ein Vorgang, der in der Portfolio-Sicht priorisiert wird, wird in der Einzelrisiko-Sicht bearbeitet.</w:t>
      </w:r>
    </w:p>
    <w:p w14:paraId="695394C1" w14:textId="77777777" w:rsidR="005A39E6" w:rsidRDefault="005151A9">
      <w:pPr>
        <w:spacing w:before="60" w:after="100" w:line="276" w:lineRule="auto"/>
        <w:jc w:val="both"/>
      </w:pPr>
      <w:r>
        <w:rPr>
          <w:b/>
          <w:bCs/>
          <w:color w:val="333333"/>
        </w:rPr>
        <w:t xml:space="preserve">2. Rollenspezifische Perspektiven: </w:t>
      </w:r>
      <w:r>
        <w:rPr>
          <w:color w:val="333333"/>
        </w:rPr>
        <w:t xml:space="preserve">Während der Portfolio Manager Eingangsmonitoring, Kapazitätsauslastung und </w:t>
      </w:r>
      <w:proofErr w:type="spellStart"/>
      <w:r>
        <w:rPr>
          <w:color w:val="333333"/>
        </w:rPr>
        <w:t>Conversion</w:t>
      </w:r>
      <w:proofErr w:type="spellEnd"/>
      <w:r>
        <w:rPr>
          <w:color w:val="333333"/>
        </w:rPr>
        <w:t>-Tracking sieht, arbeitet der Underwriter in derselben Prozessphase mit Datenprüfung, Bewertungsformularen und Konditionenerfassung. Dieselben Daten, unterschiedliche Sichten.</w:t>
      </w:r>
    </w:p>
    <w:p w14:paraId="467EA17B" w14:textId="77777777" w:rsidR="005A39E6" w:rsidRDefault="005151A9">
      <w:pPr>
        <w:spacing w:before="60" w:after="100" w:line="276" w:lineRule="auto"/>
        <w:jc w:val="both"/>
      </w:pPr>
      <w:r>
        <w:rPr>
          <w:b/>
          <w:bCs/>
          <w:color w:val="333333"/>
        </w:rPr>
        <w:t xml:space="preserve">3. Durchgängige Service-Zuordnung: </w:t>
      </w:r>
      <w:r>
        <w:rPr>
          <w:color w:val="333333"/>
        </w:rPr>
        <w:t xml:space="preserve">Jeder Prozessschritt wird durch eine definierte Kombination aus mgm AI Assistant, Quote-to-Bind Stack, Workflow Engine und externen Services unterstützt. Diese Zuordnung macht transparent, welche Fähigkeit der </w:t>
      </w:r>
      <w:proofErr w:type="spellStart"/>
      <w:r>
        <w:rPr>
          <w:color w:val="333333"/>
        </w:rPr>
        <w:t>Workbench</w:t>
      </w:r>
      <w:proofErr w:type="spellEnd"/>
      <w:r>
        <w:rPr>
          <w:color w:val="333333"/>
        </w:rPr>
        <w:t xml:space="preserve"> wo zum Einsatz kommt.</w:t>
      </w:r>
    </w:p>
    <w:p w14:paraId="0305BEB5" w14:textId="77777777" w:rsidR="005A39E6" w:rsidRDefault="005A39E6">
      <w:pPr>
        <w:spacing w:before="100"/>
      </w:pPr>
    </w:p>
    <w:p w14:paraId="0E71E320" w14:textId="77777777" w:rsidR="005A39E6" w:rsidRDefault="005151A9">
      <w:pPr>
        <w:spacing w:before="120" w:after="120"/>
        <w:jc w:val="center"/>
      </w:pPr>
      <w:r>
        <w:rPr>
          <w:noProof/>
        </w:rPr>
        <w:drawing>
          <wp:inline distT="0" distB="0" distL="0" distR="0" wp14:anchorId="420186C4" wp14:editId="4F9BDD73">
            <wp:extent cx="5734050" cy="41529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4152900"/>
                    </a:xfrm>
                    <a:prstGeom prst="rect">
                      <a:avLst/>
                    </a:prstGeom>
                  </pic:spPr>
                </pic:pic>
              </a:graphicData>
            </a:graphic>
          </wp:inline>
        </w:drawing>
      </w:r>
    </w:p>
    <w:p w14:paraId="4222ED09" w14:textId="77777777" w:rsidR="005A39E6" w:rsidRDefault="005A39E6">
      <w:pPr>
        <w:spacing w:before="80"/>
      </w:pPr>
    </w:p>
    <w:p w14:paraId="50EC5BC5" w14:textId="77777777" w:rsidR="005A39E6" w:rsidRDefault="005151A9">
      <w:pPr>
        <w:spacing w:before="40" w:after="80" w:line="276" w:lineRule="auto"/>
      </w:pPr>
      <w:r>
        <w:rPr>
          <w:i/>
          <w:iCs/>
          <w:color w:val="666666"/>
          <w:sz w:val="20"/>
          <w:szCs w:val="20"/>
        </w:rPr>
        <w:t>Abbildung 4: Wertschöpfungskette der UWWB – Gemeinsame Prozesse und Services, genutzt aus Portfolio- und Einzelrisiko-Perspektive</w:t>
      </w:r>
    </w:p>
    <w:p w14:paraId="168964D1" w14:textId="77777777" w:rsidR="005A39E6" w:rsidRDefault="005A39E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5EAD89AD" w14:textId="77777777">
        <w:tc>
          <w:tcPr>
            <w:tcW w:w="9026" w:type="dxa"/>
            <w:tcBorders>
              <w:top w:val="none" w:sz="0" w:space="0" w:color="FFFFFF"/>
              <w:left w:val="single" w:sz="8" w:space="0" w:color="0072C6"/>
              <w:bottom w:val="none" w:sz="0" w:space="0" w:color="FFFFFF"/>
              <w:right w:val="none" w:sz="0" w:space="0" w:color="FFFFFF"/>
            </w:tcBorders>
            <w:shd w:val="clear" w:color="auto" w:fill="E8F1FA"/>
            <w:tcMar>
              <w:top w:w="100" w:type="dxa"/>
              <w:left w:w="160" w:type="dxa"/>
              <w:bottom w:w="100" w:type="dxa"/>
              <w:right w:w="160" w:type="dxa"/>
            </w:tcMar>
          </w:tcPr>
          <w:p w14:paraId="2FED6E02" w14:textId="77777777" w:rsidR="005A39E6" w:rsidRDefault="005151A9">
            <w:pPr>
              <w:spacing w:before="40" w:after="60"/>
            </w:pPr>
            <w:r>
              <w:rPr>
                <w:b/>
                <w:bCs/>
                <w:color w:val="003366"/>
              </w:rPr>
              <w:lastRenderedPageBreak/>
              <w:t>Lesehilfe zur Grafik</w:t>
            </w:r>
          </w:p>
          <w:p w14:paraId="42A21286" w14:textId="77777777" w:rsidR="005A39E6" w:rsidRDefault="005151A9">
            <w:pPr>
              <w:spacing w:after="40" w:line="276" w:lineRule="auto"/>
            </w:pPr>
            <w:r>
              <w:rPr>
                <w:color w:val="333333"/>
                <w:sz w:val="20"/>
                <w:szCs w:val="20"/>
              </w:rPr>
              <w:t>Die Darstellung liest sich von außen nach innen: Oben die Portfolio-Ebene (dunkelblau) mit Management-Aktivitäten je Phase, unten die Einzelrisiko-Ebene (hellblau) mit operativen Aktivitäten. In der Mitte die vier Prozessphasen mit ihren Teilschritten und den zugeordneten UWWB-Services. Die farbigen Tags kennzeichnen die Service-Bausteine: AI (mgm AI Assistant), Q2B (Quote-to-Bind Stack), WF (Workflow Engine), EXT (Externe Services). Beide Ebenen greifen auf denselben Prozesskern zu – symbolisiert durch die bidirektionalen Konnektoren.</w:t>
            </w:r>
          </w:p>
        </w:tc>
      </w:tr>
    </w:tbl>
    <w:p w14:paraId="42879A5F" w14:textId="77777777" w:rsidR="005A39E6" w:rsidRDefault="005151A9">
      <w:r>
        <w:br w:type="page"/>
      </w:r>
    </w:p>
    <w:p w14:paraId="673A1742" w14:textId="77777777" w:rsidR="005A39E6" w:rsidRDefault="005151A9">
      <w:pPr>
        <w:pStyle w:val="berschrift1"/>
      </w:pPr>
      <w:bookmarkStart w:id="21" w:name="_Toc221783447"/>
      <w:r>
        <w:lastRenderedPageBreak/>
        <w:t>6. Intelligente Prozesssteuerung</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7071DDC7" w14:textId="77777777">
        <w:tc>
          <w:tcPr>
            <w:tcW w:w="9026" w:type="dxa"/>
            <w:tcBorders>
              <w:top w:val="none" w:sz="0" w:space="0" w:color="FFFFFF"/>
              <w:left w:val="none" w:sz="0" w:space="0" w:color="FFFFFF"/>
              <w:bottom w:val="single" w:sz="6" w:space="0" w:color="0072C6"/>
              <w:right w:val="none" w:sz="0" w:space="0" w:color="FFFFFF"/>
            </w:tcBorders>
          </w:tcPr>
          <w:p w14:paraId="3A9B3CA2" w14:textId="77777777" w:rsidR="005A39E6" w:rsidRDefault="005A39E6"/>
        </w:tc>
      </w:tr>
    </w:tbl>
    <w:p w14:paraId="5B560DB5" w14:textId="77777777" w:rsidR="005A39E6" w:rsidRDefault="005A39E6">
      <w:pPr>
        <w:spacing w:before="100"/>
      </w:pPr>
    </w:p>
    <w:p w14:paraId="0F58C0AF" w14:textId="77777777" w:rsidR="005A39E6" w:rsidRDefault="005151A9">
      <w:pPr>
        <w:pStyle w:val="berschrift2"/>
      </w:pPr>
      <w:bookmarkStart w:id="22" w:name="_Toc221783448"/>
      <w:r>
        <w:t>6.1 Das Prinzip der Hell-/Dunkelverarbeitung</w:t>
      </w:r>
      <w:bookmarkEnd w:id="22"/>
    </w:p>
    <w:p w14:paraId="5AE4AA93" w14:textId="77777777" w:rsidR="005A39E6" w:rsidRDefault="005151A9">
      <w:pPr>
        <w:spacing w:before="60" w:after="100" w:line="276" w:lineRule="auto"/>
        <w:jc w:val="both"/>
      </w:pPr>
      <w:r>
        <w:rPr>
          <w:color w:val="333333"/>
        </w:rPr>
        <w:t>Ein zentrales Konzept der UWWB ist die flexible, prozessschrittweise Steuerung zwischen automatisierter (dunkel) und manueller (hell) Verarbeitung. Diese Steuerung wird nicht pauschal für den gesamten Prozess festgelegt, sondern granular für jeden einzelnen Prozessschritt konfiguriert:</w:t>
      </w:r>
    </w:p>
    <w:p w14:paraId="1170C1AA" w14:textId="77777777" w:rsidR="005A39E6" w:rsidRDefault="005A39E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5A39E6" w14:paraId="2CA5FD08" w14:textId="77777777">
        <w:tc>
          <w:tcPr>
            <w:tcW w:w="225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2DC25EB1" w14:textId="77777777" w:rsidR="005A39E6" w:rsidRDefault="005151A9">
            <w:pPr>
              <w:spacing w:before="40" w:after="20"/>
              <w:jc w:val="center"/>
            </w:pPr>
            <w:r>
              <w:rPr>
                <w:b/>
                <w:bCs/>
                <w:color w:val="FFFFFF"/>
                <w:sz w:val="18"/>
                <w:szCs w:val="18"/>
              </w:rPr>
              <w:t>Datenerfassung</w:t>
            </w:r>
          </w:p>
          <w:p w14:paraId="14B76E2A" w14:textId="77777777" w:rsidR="005A39E6" w:rsidRDefault="005151A9">
            <w:pPr>
              <w:spacing w:after="40"/>
              <w:jc w:val="center"/>
            </w:pPr>
            <w:r>
              <w:rPr>
                <w:b/>
                <w:bCs/>
                <w:color w:val="D0E8FF"/>
                <w:sz w:val="16"/>
                <w:szCs w:val="16"/>
              </w:rPr>
              <w:t>DUNKEL</w:t>
            </w:r>
          </w:p>
          <w:p w14:paraId="5C0A0E22" w14:textId="77777777" w:rsidR="005A39E6" w:rsidRDefault="005151A9">
            <w:pPr>
              <w:spacing w:after="20"/>
              <w:jc w:val="center"/>
            </w:pPr>
            <w:r>
              <w:rPr>
                <w:color w:val="A0C4E8"/>
                <w:sz w:val="16"/>
                <w:szCs w:val="16"/>
              </w:rPr>
              <w:t>(automatisiert)</w:t>
            </w:r>
          </w:p>
        </w:tc>
        <w:tc>
          <w:tcPr>
            <w:tcW w:w="2256"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08CD1622" w14:textId="77777777" w:rsidR="005A39E6" w:rsidRDefault="005151A9">
            <w:pPr>
              <w:spacing w:before="40" w:after="20"/>
              <w:jc w:val="center"/>
            </w:pPr>
            <w:r>
              <w:rPr>
                <w:b/>
                <w:bCs/>
                <w:color w:val="003366"/>
                <w:sz w:val="18"/>
                <w:szCs w:val="18"/>
              </w:rPr>
              <w:t>Bewertung</w:t>
            </w:r>
          </w:p>
          <w:p w14:paraId="3ED6B96B" w14:textId="77777777" w:rsidR="005A39E6" w:rsidRDefault="005151A9">
            <w:pPr>
              <w:spacing w:after="40"/>
              <w:jc w:val="center"/>
            </w:pPr>
            <w:r>
              <w:rPr>
                <w:b/>
                <w:bCs/>
                <w:color w:val="0072C6"/>
                <w:sz w:val="16"/>
                <w:szCs w:val="16"/>
              </w:rPr>
              <w:t>HELL</w:t>
            </w:r>
          </w:p>
          <w:p w14:paraId="4E941802" w14:textId="77777777" w:rsidR="005A39E6" w:rsidRDefault="005151A9">
            <w:pPr>
              <w:spacing w:after="20"/>
              <w:jc w:val="center"/>
            </w:pPr>
            <w:r>
              <w:rPr>
                <w:color w:val="666666"/>
                <w:sz w:val="16"/>
                <w:szCs w:val="16"/>
              </w:rPr>
              <w:t>(manuell)</w:t>
            </w:r>
          </w:p>
        </w:tc>
        <w:tc>
          <w:tcPr>
            <w:tcW w:w="2256"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2269F246" w14:textId="77777777" w:rsidR="005A39E6" w:rsidRDefault="005151A9">
            <w:pPr>
              <w:spacing w:before="40" w:after="20"/>
              <w:jc w:val="center"/>
            </w:pPr>
            <w:r>
              <w:rPr>
                <w:b/>
                <w:bCs/>
                <w:color w:val="003366"/>
                <w:sz w:val="18"/>
                <w:szCs w:val="18"/>
              </w:rPr>
              <w:t>Entscheidung</w:t>
            </w:r>
          </w:p>
          <w:p w14:paraId="55803055" w14:textId="77777777" w:rsidR="005A39E6" w:rsidRDefault="005151A9">
            <w:pPr>
              <w:spacing w:after="40"/>
              <w:jc w:val="center"/>
            </w:pPr>
            <w:r>
              <w:rPr>
                <w:b/>
                <w:bCs/>
                <w:color w:val="0072C6"/>
                <w:sz w:val="16"/>
                <w:szCs w:val="16"/>
              </w:rPr>
              <w:t>HELL</w:t>
            </w:r>
          </w:p>
          <w:p w14:paraId="31CB22F8" w14:textId="77777777" w:rsidR="005A39E6" w:rsidRDefault="005151A9">
            <w:pPr>
              <w:spacing w:after="20"/>
              <w:jc w:val="center"/>
            </w:pPr>
            <w:r>
              <w:rPr>
                <w:color w:val="666666"/>
                <w:sz w:val="16"/>
                <w:szCs w:val="16"/>
              </w:rPr>
              <w:t>(manuell)</w:t>
            </w:r>
          </w:p>
        </w:tc>
        <w:tc>
          <w:tcPr>
            <w:tcW w:w="225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590941C2" w14:textId="77777777" w:rsidR="005A39E6" w:rsidRDefault="005151A9">
            <w:pPr>
              <w:spacing w:before="40" w:after="20"/>
              <w:jc w:val="center"/>
            </w:pPr>
            <w:r>
              <w:rPr>
                <w:b/>
                <w:bCs/>
                <w:color w:val="FFFFFF"/>
                <w:sz w:val="18"/>
                <w:szCs w:val="18"/>
              </w:rPr>
              <w:t>Dokumentation</w:t>
            </w:r>
          </w:p>
          <w:p w14:paraId="532C9C1F" w14:textId="77777777" w:rsidR="005A39E6" w:rsidRDefault="005151A9">
            <w:pPr>
              <w:spacing w:after="40"/>
              <w:jc w:val="center"/>
            </w:pPr>
            <w:r>
              <w:rPr>
                <w:b/>
                <w:bCs/>
                <w:color w:val="D0E8FF"/>
                <w:sz w:val="16"/>
                <w:szCs w:val="16"/>
              </w:rPr>
              <w:t>DUNKEL</w:t>
            </w:r>
          </w:p>
          <w:p w14:paraId="716E39A2" w14:textId="77777777" w:rsidR="005A39E6" w:rsidRDefault="005151A9">
            <w:pPr>
              <w:spacing w:after="20"/>
              <w:jc w:val="center"/>
            </w:pPr>
            <w:r>
              <w:rPr>
                <w:color w:val="A0C4E8"/>
                <w:sz w:val="16"/>
                <w:szCs w:val="16"/>
              </w:rPr>
              <w:t>(automatisiert)</w:t>
            </w:r>
          </w:p>
        </w:tc>
      </w:tr>
    </w:tbl>
    <w:p w14:paraId="76E8D513" w14:textId="77777777" w:rsidR="005A39E6" w:rsidRDefault="005A39E6">
      <w:pPr>
        <w:spacing w:before="80"/>
      </w:pPr>
    </w:p>
    <w:p w14:paraId="5D432A71" w14:textId="77777777" w:rsidR="005A39E6" w:rsidRDefault="005151A9">
      <w:pPr>
        <w:spacing w:before="40" w:after="80" w:line="276" w:lineRule="auto"/>
      </w:pPr>
      <w:r>
        <w:rPr>
          <w:i/>
          <w:iCs/>
          <w:color w:val="666666"/>
          <w:sz w:val="20"/>
          <w:szCs w:val="20"/>
        </w:rPr>
        <w:t>Abbildung 3: Flexible Hell-/Dunkelverarbeitung pro Prozessschritt (exemplarisch)</w:t>
      </w:r>
    </w:p>
    <w:p w14:paraId="74C02AA8" w14:textId="77777777" w:rsidR="005A39E6" w:rsidRDefault="005A39E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46C627C4" w14:textId="77777777">
        <w:tc>
          <w:tcPr>
            <w:tcW w:w="9026" w:type="dxa"/>
            <w:tcBorders>
              <w:top w:val="none" w:sz="0" w:space="0" w:color="FFFFFF"/>
              <w:left w:val="single" w:sz="8" w:space="0" w:color="0072C6"/>
              <w:bottom w:val="none" w:sz="0" w:space="0" w:color="FFFFFF"/>
              <w:right w:val="none" w:sz="0" w:space="0" w:color="FFFFFF"/>
            </w:tcBorders>
            <w:shd w:val="clear" w:color="auto" w:fill="E8F1FA"/>
            <w:tcMar>
              <w:top w:w="100" w:type="dxa"/>
              <w:left w:w="160" w:type="dxa"/>
              <w:bottom w:w="100" w:type="dxa"/>
              <w:right w:w="160" w:type="dxa"/>
            </w:tcMar>
          </w:tcPr>
          <w:p w14:paraId="0B3167AB" w14:textId="77777777" w:rsidR="005A39E6" w:rsidRDefault="005151A9">
            <w:pPr>
              <w:spacing w:before="40" w:after="60"/>
            </w:pPr>
            <w:r>
              <w:rPr>
                <w:b/>
                <w:bCs/>
                <w:color w:val="003366"/>
              </w:rPr>
              <w:t>Kerngedanke</w:t>
            </w:r>
          </w:p>
          <w:p w14:paraId="0162CFAF" w14:textId="77777777" w:rsidR="005A39E6" w:rsidRDefault="005151A9">
            <w:pPr>
              <w:spacing w:after="40" w:line="276" w:lineRule="auto"/>
            </w:pPr>
            <w:r>
              <w:rPr>
                <w:color w:val="333333"/>
                <w:sz w:val="20"/>
                <w:szCs w:val="20"/>
              </w:rPr>
              <w:t>Die knappe Ressource Underwriting-Kapazität wird gezielt dort eingesetzt, wo menschliche Expertise tatsächlich erforderlich ist. Standardfälle (Fast Track) werden automatisiert verarbeitet. Nur Qualitätskontrolle und Entscheidungen auf hoch-exponierten Risiken (</w:t>
            </w:r>
            <w:proofErr w:type="spellStart"/>
            <w:r>
              <w:rPr>
                <w:color w:val="333333"/>
                <w:sz w:val="20"/>
                <w:szCs w:val="20"/>
              </w:rPr>
              <w:t>Referral</w:t>
            </w:r>
            <w:proofErr w:type="spellEnd"/>
            <w:r>
              <w:rPr>
                <w:color w:val="333333"/>
                <w:sz w:val="20"/>
                <w:szCs w:val="20"/>
              </w:rPr>
              <w:t xml:space="preserve"> Cases) werden an Underwriter ausgesteuert.</w:t>
            </w:r>
          </w:p>
        </w:tc>
      </w:tr>
    </w:tbl>
    <w:p w14:paraId="3AF07713" w14:textId="77777777" w:rsidR="005A39E6" w:rsidRDefault="005A39E6">
      <w:pPr>
        <w:spacing w:before="100"/>
      </w:pPr>
    </w:p>
    <w:p w14:paraId="3614F649" w14:textId="77777777" w:rsidR="005A39E6" w:rsidRDefault="005151A9">
      <w:pPr>
        <w:pStyle w:val="berschrift2"/>
      </w:pPr>
      <w:bookmarkStart w:id="23" w:name="_Toc221783449"/>
      <w:r>
        <w:t>6.2 Fast-Track-Prozesse</w:t>
      </w:r>
      <w:bookmarkEnd w:id="23"/>
    </w:p>
    <w:p w14:paraId="5D3914F3" w14:textId="77777777" w:rsidR="005A39E6" w:rsidRDefault="005151A9">
      <w:pPr>
        <w:spacing w:before="60" w:after="100" w:line="276" w:lineRule="auto"/>
        <w:jc w:val="both"/>
      </w:pPr>
      <w:r>
        <w:rPr>
          <w:color w:val="333333"/>
        </w:rPr>
        <w:t>Für standardisiertes SME-Geschäft oder Block-Policen kann die Aussteuerung in die manuelle Verarbeitung vollständig entfallen. Die UWWB erkennt anhand der Underwriting Guidelines und des Scoring-Ergebnisses, welche Vorgänge automatisiert end-to-end verarbeitet werden können. Dies ermöglicht eine signifikante Kapazitätsfreisetzung für komplexe Einzelrisiken.</w:t>
      </w:r>
    </w:p>
    <w:p w14:paraId="71E5A496" w14:textId="77777777" w:rsidR="005A39E6" w:rsidRDefault="005151A9">
      <w:pPr>
        <w:pStyle w:val="berschrift2"/>
      </w:pPr>
      <w:bookmarkStart w:id="24" w:name="_Toc221783450"/>
      <w:r>
        <w:t>6.3 Workflow-Orchestrierung</w:t>
      </w:r>
      <w:bookmarkEnd w:id="24"/>
    </w:p>
    <w:p w14:paraId="11E8076E" w14:textId="77777777" w:rsidR="005A39E6" w:rsidRDefault="005151A9">
      <w:pPr>
        <w:spacing w:before="60" w:after="100" w:line="276" w:lineRule="auto"/>
        <w:jc w:val="both"/>
      </w:pPr>
      <w:r>
        <w:rPr>
          <w:color w:val="333333"/>
        </w:rPr>
        <w:t xml:space="preserve">Die im Hintergrund liegende Workflow-Engine steuert entlang der gesamten Prozesskette nicht nur die Reihenfolge der Abarbeitung, sondern führt Statuswechsel durch, gibt Empfehlungen für Next </w:t>
      </w:r>
      <w:proofErr w:type="spellStart"/>
      <w:r>
        <w:rPr>
          <w:color w:val="333333"/>
        </w:rPr>
        <w:t>Steps</w:t>
      </w:r>
      <w:proofErr w:type="spellEnd"/>
      <w:r>
        <w:rPr>
          <w:color w:val="333333"/>
        </w:rPr>
        <w:t xml:space="preserve"> und ordnet Aktivitäten den zuständigen Mitarbeitern zu. Die Workflow-Definition ist kundenindividuell konfigurierbar – unterschiedliche Anbahnungsarten können unterschiedliche Prozessketten durchlaufen.</w:t>
      </w:r>
    </w:p>
    <w:p w14:paraId="0D71C109" w14:textId="77777777" w:rsidR="005A39E6" w:rsidRDefault="005151A9">
      <w:r>
        <w:br w:type="page"/>
      </w:r>
    </w:p>
    <w:p w14:paraId="600720FA" w14:textId="77777777" w:rsidR="005A39E6" w:rsidRDefault="005151A9">
      <w:pPr>
        <w:pStyle w:val="berschrift1"/>
      </w:pPr>
      <w:bookmarkStart w:id="25" w:name="_Toc221783451"/>
      <w:r>
        <w:lastRenderedPageBreak/>
        <w:t>7. Unterstützte Geschäftsarten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7F98F1A1" w14:textId="77777777">
        <w:tc>
          <w:tcPr>
            <w:tcW w:w="9026" w:type="dxa"/>
            <w:tcBorders>
              <w:top w:val="none" w:sz="0" w:space="0" w:color="FFFFFF"/>
              <w:left w:val="none" w:sz="0" w:space="0" w:color="FFFFFF"/>
              <w:bottom w:val="single" w:sz="6" w:space="0" w:color="0072C6"/>
              <w:right w:val="none" w:sz="0" w:space="0" w:color="FFFFFF"/>
            </w:tcBorders>
          </w:tcPr>
          <w:p w14:paraId="0C890531" w14:textId="77777777" w:rsidR="005A39E6" w:rsidRDefault="005A39E6"/>
        </w:tc>
      </w:tr>
    </w:tbl>
    <w:p w14:paraId="297A9C9C" w14:textId="77777777" w:rsidR="005A39E6" w:rsidRDefault="005A39E6">
      <w:pPr>
        <w:spacing w:before="100"/>
      </w:pPr>
    </w:p>
    <w:p w14:paraId="5FD6CE88" w14:textId="77777777" w:rsidR="005A39E6" w:rsidRDefault="005151A9">
      <w:pPr>
        <w:spacing w:before="60" w:after="100" w:line="276" w:lineRule="auto"/>
        <w:jc w:val="both"/>
      </w:pPr>
      <w:r>
        <w:rPr>
          <w:color w:val="333333"/>
        </w:rPr>
        <w:t>Die UWWB unterstützt sämtliche Geschäftsarten, die um die Underwriting-Kapazität konkurrieren. Die Portfolio-Sicht ermöglicht es dem Underwriting Manager, die Kapazitätsverteilung aktiv zu steuern:</w:t>
      </w:r>
    </w:p>
    <w:p w14:paraId="4EBE2AA5" w14:textId="77777777" w:rsidR="005A39E6" w:rsidRDefault="005A39E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A39E6" w14:paraId="6657FE91" w14:textId="77777777">
        <w:tc>
          <w:tcPr>
            <w:tcW w:w="2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7076E3B7" w14:textId="77777777" w:rsidR="005A39E6" w:rsidRDefault="005151A9">
            <w:r>
              <w:rPr>
                <w:b/>
                <w:bCs/>
                <w:color w:val="FFFFFF"/>
                <w:sz w:val="20"/>
                <w:szCs w:val="20"/>
              </w:rPr>
              <w:t>Geschäftsart</w:t>
            </w:r>
          </w:p>
        </w:tc>
        <w:tc>
          <w:tcPr>
            <w:tcW w:w="622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1C0AD347" w14:textId="77777777" w:rsidR="005A39E6" w:rsidRDefault="005151A9">
            <w:pPr>
              <w:spacing w:line="260" w:lineRule="auto"/>
            </w:pPr>
            <w:r>
              <w:rPr>
                <w:color w:val="FFFFFF"/>
                <w:sz w:val="20"/>
                <w:szCs w:val="20"/>
              </w:rPr>
              <w:t>Charakteristik und UWWB-Unterstützung</w:t>
            </w:r>
          </w:p>
        </w:tc>
      </w:tr>
      <w:tr w:rsidR="005A39E6" w14:paraId="709B5BC2"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58CDEE38" w14:textId="77777777" w:rsidR="005A39E6" w:rsidRDefault="005151A9">
            <w:r>
              <w:rPr>
                <w:b/>
                <w:bCs/>
                <w:color w:val="003366"/>
                <w:sz w:val="20"/>
                <w:szCs w:val="20"/>
              </w:rPr>
              <w:t>Neugeschäft</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F38C99C" w14:textId="77777777" w:rsidR="005A39E6" w:rsidRDefault="005151A9">
            <w:pPr>
              <w:spacing w:line="260" w:lineRule="auto"/>
            </w:pPr>
            <w:r>
              <w:rPr>
                <w:color w:val="333333"/>
                <w:sz w:val="20"/>
                <w:szCs w:val="20"/>
              </w:rPr>
              <w:t xml:space="preserve">Neue Anfragen von Maklern oder Kunden, typischerweise per E-Mail oder über Portale. Vollständiger </w:t>
            </w:r>
            <w:proofErr w:type="spellStart"/>
            <w:r>
              <w:rPr>
                <w:color w:val="333333"/>
                <w:sz w:val="20"/>
                <w:szCs w:val="20"/>
              </w:rPr>
              <w:t>Intake</w:t>
            </w:r>
            <w:proofErr w:type="spellEnd"/>
            <w:r>
              <w:rPr>
                <w:color w:val="333333"/>
                <w:sz w:val="20"/>
                <w:szCs w:val="20"/>
              </w:rPr>
              <w:t>-Prozess mit KI-gestützter Datenextraktion.</w:t>
            </w:r>
          </w:p>
        </w:tc>
      </w:tr>
      <w:tr w:rsidR="005A39E6" w14:paraId="2B31CD79"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131C0582" w14:textId="77777777" w:rsidR="005A39E6" w:rsidRDefault="005151A9">
            <w:proofErr w:type="spellStart"/>
            <w:r>
              <w:rPr>
                <w:b/>
                <w:bCs/>
                <w:color w:val="003366"/>
                <w:sz w:val="20"/>
                <w:szCs w:val="20"/>
              </w:rPr>
              <w:t>Renewal</w:t>
            </w:r>
            <w:proofErr w:type="spellEnd"/>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50C1296" w14:textId="77777777" w:rsidR="005A39E6" w:rsidRDefault="005151A9">
            <w:pPr>
              <w:spacing w:line="260" w:lineRule="auto"/>
            </w:pPr>
            <w:r>
              <w:rPr>
                <w:color w:val="333333"/>
                <w:sz w:val="20"/>
                <w:szCs w:val="20"/>
              </w:rPr>
              <w:t>Vertragsverlängerungen, ausgelöst durch Trigger aus dem Bestandssystem. Wesentlicher Teil der Kapazitätsbindung mit hohem Automatisierungspotenzial.</w:t>
            </w:r>
          </w:p>
        </w:tc>
      </w:tr>
      <w:tr w:rsidR="005A39E6" w14:paraId="79D57DA2"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30A471A6" w14:textId="77777777" w:rsidR="005A39E6" w:rsidRDefault="005151A9">
            <w:r>
              <w:rPr>
                <w:b/>
                <w:bCs/>
                <w:color w:val="003366"/>
                <w:sz w:val="20"/>
                <w:szCs w:val="20"/>
              </w:rPr>
              <w:t>Vertragsänderungen</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FA8CD37" w14:textId="77777777" w:rsidR="005A39E6" w:rsidRDefault="005151A9">
            <w:pPr>
              <w:spacing w:line="260" w:lineRule="auto"/>
            </w:pPr>
            <w:r>
              <w:rPr>
                <w:color w:val="333333"/>
                <w:sz w:val="20"/>
                <w:szCs w:val="20"/>
              </w:rPr>
              <w:t>Änderungsanfragen zu bestehenden Verträgen. Automatische Erkennung bei Eingang und Zuordnung zum Bestandsvertrag.</w:t>
            </w:r>
          </w:p>
        </w:tc>
      </w:tr>
      <w:tr w:rsidR="005A39E6" w14:paraId="7948AB88"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0E41BB12" w14:textId="77777777" w:rsidR="005A39E6" w:rsidRDefault="005151A9">
            <w:r>
              <w:rPr>
                <w:b/>
                <w:bCs/>
                <w:color w:val="003366"/>
                <w:sz w:val="20"/>
                <w:szCs w:val="20"/>
              </w:rPr>
              <w:t>Re-Underwriting</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AB267E6" w14:textId="77777777" w:rsidR="005A39E6" w:rsidRDefault="005151A9">
            <w:pPr>
              <w:spacing w:line="260" w:lineRule="auto"/>
            </w:pPr>
            <w:r>
              <w:rPr>
                <w:color w:val="333333"/>
                <w:sz w:val="20"/>
                <w:szCs w:val="20"/>
              </w:rPr>
              <w:t>Neubewertung von Bestandsrisiken, z. B. bei schlechten Schadenquoten. Proaktive Sanierung auf Basis von Portfolioanalysen.</w:t>
            </w:r>
          </w:p>
        </w:tc>
      </w:tr>
    </w:tbl>
    <w:p w14:paraId="73E97D75" w14:textId="77777777" w:rsidR="005A39E6" w:rsidRDefault="005A39E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3A8EBFE5" w14:textId="77777777">
        <w:tc>
          <w:tcPr>
            <w:tcW w:w="9026" w:type="dxa"/>
            <w:tcBorders>
              <w:top w:val="none" w:sz="0" w:space="0" w:color="FFFFFF"/>
              <w:left w:val="single" w:sz="8" w:space="0" w:color="0072C6"/>
              <w:bottom w:val="none" w:sz="0" w:space="0" w:color="FFFFFF"/>
              <w:right w:val="none" w:sz="0" w:space="0" w:color="FFFFFF"/>
            </w:tcBorders>
            <w:shd w:val="clear" w:color="auto" w:fill="E8F1FA"/>
            <w:tcMar>
              <w:top w:w="100" w:type="dxa"/>
              <w:left w:w="160" w:type="dxa"/>
              <w:bottom w:w="100" w:type="dxa"/>
              <w:right w:w="160" w:type="dxa"/>
            </w:tcMar>
          </w:tcPr>
          <w:p w14:paraId="5F7EF7D9" w14:textId="77777777" w:rsidR="005A39E6" w:rsidRDefault="005151A9">
            <w:pPr>
              <w:spacing w:before="40" w:after="60"/>
            </w:pPr>
            <w:r>
              <w:rPr>
                <w:b/>
                <w:bCs/>
                <w:color w:val="003366"/>
              </w:rPr>
              <w:t>Kapazitätssteuerung als strategischer Hebel</w:t>
            </w:r>
          </w:p>
          <w:p w14:paraId="24F733E6" w14:textId="77777777" w:rsidR="005A39E6" w:rsidRDefault="005151A9">
            <w:pPr>
              <w:spacing w:after="40" w:line="276" w:lineRule="auto"/>
            </w:pPr>
            <w:r>
              <w:rPr>
                <w:color w:val="333333"/>
                <w:sz w:val="20"/>
                <w:szCs w:val="20"/>
              </w:rPr>
              <w:t>Die Verteilung der Underwriting-Kapazität zwischen Neugeschäft und Bestandspflege (</w:t>
            </w:r>
            <w:proofErr w:type="spellStart"/>
            <w:r>
              <w:rPr>
                <w:color w:val="333333"/>
                <w:sz w:val="20"/>
                <w:szCs w:val="20"/>
              </w:rPr>
              <w:t>Renewal</w:t>
            </w:r>
            <w:proofErr w:type="spellEnd"/>
            <w:r>
              <w:rPr>
                <w:color w:val="333333"/>
                <w:sz w:val="20"/>
                <w:szCs w:val="20"/>
              </w:rPr>
              <w:t>, Sanierung) ist eine der kritischsten Management-Entscheidungen. Die Portfolio-Sicht der UWWB macht diese Verteilung erstmals transparent und aktiv steuerbar.</w:t>
            </w:r>
          </w:p>
        </w:tc>
      </w:tr>
    </w:tbl>
    <w:p w14:paraId="116476A8" w14:textId="77777777" w:rsidR="005A39E6" w:rsidRDefault="005151A9">
      <w:r>
        <w:br w:type="page"/>
      </w:r>
    </w:p>
    <w:p w14:paraId="5628C2ED" w14:textId="77777777" w:rsidR="005A39E6" w:rsidRDefault="005151A9">
      <w:pPr>
        <w:pStyle w:val="berschrift1"/>
      </w:pPr>
      <w:bookmarkStart w:id="26" w:name="_Toc221783452"/>
      <w:r>
        <w:lastRenderedPageBreak/>
        <w:t>8. Technologische Grundlagen</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27B0827F" w14:textId="77777777">
        <w:tc>
          <w:tcPr>
            <w:tcW w:w="9026" w:type="dxa"/>
            <w:tcBorders>
              <w:top w:val="none" w:sz="0" w:space="0" w:color="FFFFFF"/>
              <w:left w:val="none" w:sz="0" w:space="0" w:color="FFFFFF"/>
              <w:bottom w:val="single" w:sz="6" w:space="0" w:color="0072C6"/>
              <w:right w:val="none" w:sz="0" w:space="0" w:color="FFFFFF"/>
            </w:tcBorders>
          </w:tcPr>
          <w:p w14:paraId="74CAEB44" w14:textId="77777777" w:rsidR="005A39E6" w:rsidRDefault="005A39E6"/>
        </w:tc>
      </w:tr>
    </w:tbl>
    <w:p w14:paraId="398B001A" w14:textId="77777777" w:rsidR="005A39E6" w:rsidRDefault="005A39E6">
      <w:pPr>
        <w:spacing w:before="100"/>
      </w:pPr>
    </w:p>
    <w:p w14:paraId="248FC79A" w14:textId="77777777" w:rsidR="005A39E6" w:rsidRDefault="005151A9">
      <w:pPr>
        <w:spacing w:before="60" w:after="100" w:line="276" w:lineRule="auto"/>
        <w:jc w:val="both"/>
      </w:pPr>
      <w:r>
        <w:rPr>
          <w:color w:val="333333"/>
        </w:rPr>
        <w:t>Die UWWB basiert auf einem modularen Architekturansatz, der bewährte Plattformkomponenten mit spezialisierten Point Solutions kombiniert. Jeder Baustein adressiert einen klar definierten Funktionsbereich und kann eigenständig eingesetzt oder schrittweise integriert werden.</w:t>
      </w:r>
    </w:p>
    <w:p w14:paraId="3AE936D6" w14:textId="77777777" w:rsidR="005A39E6" w:rsidRDefault="005A39E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350"/>
        <w:gridCol w:w="2297"/>
        <w:gridCol w:w="2309"/>
      </w:tblGrid>
      <w:tr w:rsidR="005A39E6" w14:paraId="74345784" w14:textId="77777777">
        <w:tc>
          <w:tcPr>
            <w:tcW w:w="0" w:type="auto"/>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1FE98C0E" w14:textId="77777777" w:rsidR="005A39E6" w:rsidRDefault="005151A9">
            <w:pPr>
              <w:jc w:val="center"/>
            </w:pPr>
            <w:r>
              <w:rPr>
                <w:b/>
                <w:bCs/>
                <w:color w:val="FFFFFF"/>
                <w:sz w:val="18"/>
                <w:szCs w:val="18"/>
              </w:rPr>
              <w:t>mgm AI Assistant</w:t>
            </w:r>
          </w:p>
        </w:tc>
        <w:tc>
          <w:tcPr>
            <w:tcW w:w="0" w:type="auto"/>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5DAEC688" w14:textId="77777777" w:rsidR="005A39E6" w:rsidRDefault="005151A9">
            <w:pPr>
              <w:jc w:val="center"/>
            </w:pPr>
            <w:r>
              <w:rPr>
                <w:b/>
                <w:bCs/>
                <w:color w:val="FFFFFF"/>
                <w:sz w:val="18"/>
                <w:szCs w:val="18"/>
              </w:rPr>
              <w:t>Quote-to-Bind Stack</w:t>
            </w:r>
          </w:p>
        </w:tc>
        <w:tc>
          <w:tcPr>
            <w:tcW w:w="0" w:type="auto"/>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15033A42" w14:textId="77777777" w:rsidR="005A39E6" w:rsidRDefault="005151A9">
            <w:pPr>
              <w:jc w:val="center"/>
            </w:pPr>
            <w:r>
              <w:rPr>
                <w:b/>
                <w:bCs/>
                <w:color w:val="FFFFFF"/>
                <w:sz w:val="18"/>
                <w:szCs w:val="18"/>
              </w:rPr>
              <w:t>Workflow Engine</w:t>
            </w:r>
          </w:p>
        </w:tc>
        <w:tc>
          <w:tcPr>
            <w:tcW w:w="0" w:type="auto"/>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37DEAA34" w14:textId="77777777" w:rsidR="005A39E6" w:rsidRDefault="005151A9">
            <w:pPr>
              <w:jc w:val="center"/>
            </w:pPr>
            <w:r>
              <w:rPr>
                <w:b/>
                <w:bCs/>
                <w:color w:val="FFFFFF"/>
                <w:sz w:val="18"/>
                <w:szCs w:val="18"/>
              </w:rPr>
              <w:t>Portfolio Dashboard</w:t>
            </w:r>
          </w:p>
        </w:tc>
      </w:tr>
      <w:tr w:rsidR="005A39E6" w14:paraId="67675F63" w14:textId="77777777">
        <w:tc>
          <w:tcPr>
            <w:tcW w:w="0" w:type="auto"/>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0E5FDD" w14:textId="77777777" w:rsidR="005A39E6" w:rsidRDefault="005151A9">
            <w:pPr>
              <w:spacing w:before="40" w:after="40"/>
            </w:pPr>
            <w:r>
              <w:rPr>
                <w:b/>
                <w:bCs/>
                <w:color w:val="003366"/>
                <w:sz w:val="18"/>
                <w:szCs w:val="18"/>
              </w:rPr>
              <w:t>Datenextraktion</w:t>
            </w:r>
          </w:p>
          <w:p w14:paraId="1D804CF9" w14:textId="77777777" w:rsidR="005A39E6" w:rsidRDefault="005151A9">
            <w:pPr>
              <w:spacing w:before="20" w:after="20"/>
            </w:pPr>
            <w:r>
              <w:rPr>
                <w:color w:val="333333"/>
                <w:sz w:val="16"/>
                <w:szCs w:val="16"/>
              </w:rPr>
              <w:t>• KI-Strukturierung</w:t>
            </w:r>
          </w:p>
          <w:p w14:paraId="5E159BF6" w14:textId="77777777" w:rsidR="005A39E6" w:rsidRDefault="005151A9">
            <w:pPr>
              <w:spacing w:before="20" w:after="20"/>
            </w:pPr>
            <w:r>
              <w:rPr>
                <w:color w:val="333333"/>
                <w:sz w:val="16"/>
                <w:szCs w:val="16"/>
              </w:rPr>
              <w:t>• Qualitätsbewertung</w:t>
            </w:r>
          </w:p>
          <w:p w14:paraId="7E0D0C59" w14:textId="77777777" w:rsidR="005A39E6" w:rsidRDefault="005151A9">
            <w:pPr>
              <w:spacing w:before="20" w:after="20"/>
            </w:pPr>
            <w:r>
              <w:rPr>
                <w:color w:val="333333"/>
                <w:sz w:val="16"/>
                <w:szCs w:val="16"/>
              </w:rPr>
              <w:t>• Datenanreicherung</w:t>
            </w:r>
          </w:p>
          <w:p w14:paraId="559FA652" w14:textId="77777777" w:rsidR="005A39E6" w:rsidRDefault="005151A9">
            <w:pPr>
              <w:spacing w:before="40" w:after="20"/>
            </w:pPr>
            <w:r>
              <w:rPr>
                <w:b/>
                <w:bCs/>
                <w:color w:val="2E8B57"/>
                <w:sz w:val="16"/>
                <w:szCs w:val="16"/>
              </w:rPr>
              <w:t>Status: verfügbar</w:t>
            </w:r>
          </w:p>
        </w:tc>
        <w:tc>
          <w:tcPr>
            <w:tcW w:w="0" w:type="auto"/>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8BC7885" w14:textId="77777777" w:rsidR="005A39E6" w:rsidRDefault="005151A9">
            <w:pPr>
              <w:spacing w:before="40" w:after="40"/>
            </w:pPr>
            <w:r>
              <w:rPr>
                <w:b/>
                <w:bCs/>
                <w:color w:val="003366"/>
                <w:sz w:val="18"/>
                <w:szCs w:val="18"/>
              </w:rPr>
              <w:t>Risikobearbeitung</w:t>
            </w:r>
          </w:p>
          <w:p w14:paraId="21687344" w14:textId="77777777" w:rsidR="005A39E6" w:rsidRDefault="005151A9">
            <w:pPr>
              <w:spacing w:before="20" w:after="20"/>
            </w:pPr>
            <w:r>
              <w:rPr>
                <w:color w:val="333333"/>
                <w:sz w:val="16"/>
                <w:szCs w:val="16"/>
              </w:rPr>
              <w:t>• Erfassung &amp; Bewertung</w:t>
            </w:r>
          </w:p>
          <w:p w14:paraId="3F1AAF3A" w14:textId="77777777" w:rsidR="005A39E6" w:rsidRDefault="005151A9">
            <w:pPr>
              <w:spacing w:before="20" w:after="20"/>
            </w:pPr>
            <w:r>
              <w:rPr>
                <w:color w:val="333333"/>
                <w:sz w:val="16"/>
                <w:szCs w:val="16"/>
              </w:rPr>
              <w:t>• Prämienkalkulation</w:t>
            </w:r>
          </w:p>
          <w:p w14:paraId="7DC10E65" w14:textId="77777777" w:rsidR="005A39E6" w:rsidRDefault="005151A9">
            <w:pPr>
              <w:spacing w:before="20" w:after="20"/>
            </w:pPr>
            <w:r>
              <w:rPr>
                <w:color w:val="333333"/>
                <w:sz w:val="16"/>
                <w:szCs w:val="16"/>
              </w:rPr>
              <w:t>• Angebotserstellung</w:t>
            </w:r>
          </w:p>
          <w:p w14:paraId="72524016" w14:textId="77777777" w:rsidR="005A39E6" w:rsidRDefault="005151A9">
            <w:pPr>
              <w:spacing w:before="40" w:after="20"/>
            </w:pPr>
            <w:r>
              <w:rPr>
                <w:b/>
                <w:bCs/>
                <w:color w:val="2E8B57"/>
                <w:sz w:val="16"/>
                <w:szCs w:val="16"/>
              </w:rPr>
              <w:t>Status: verfügbar</w:t>
            </w:r>
          </w:p>
        </w:tc>
        <w:tc>
          <w:tcPr>
            <w:tcW w:w="0" w:type="auto"/>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8716E86" w14:textId="77777777" w:rsidR="005A39E6" w:rsidRDefault="005151A9">
            <w:pPr>
              <w:spacing w:before="40" w:after="40"/>
            </w:pPr>
            <w:r>
              <w:rPr>
                <w:b/>
                <w:bCs/>
                <w:color w:val="003366"/>
                <w:sz w:val="18"/>
                <w:szCs w:val="18"/>
              </w:rPr>
              <w:t>Prozesssteuerung</w:t>
            </w:r>
          </w:p>
          <w:p w14:paraId="12A9DF21" w14:textId="77777777" w:rsidR="005A39E6" w:rsidRDefault="005151A9">
            <w:pPr>
              <w:spacing w:before="20" w:after="20"/>
            </w:pPr>
            <w:r>
              <w:rPr>
                <w:color w:val="333333"/>
                <w:sz w:val="16"/>
                <w:szCs w:val="16"/>
              </w:rPr>
              <w:t>• Hell-/Dunkel-Routing</w:t>
            </w:r>
          </w:p>
          <w:p w14:paraId="19E19D4D" w14:textId="77777777" w:rsidR="005A39E6" w:rsidRDefault="005151A9">
            <w:pPr>
              <w:spacing w:before="20" w:after="20"/>
            </w:pPr>
            <w:r>
              <w:rPr>
                <w:color w:val="333333"/>
                <w:sz w:val="16"/>
                <w:szCs w:val="16"/>
              </w:rPr>
              <w:t>• Aktivitätsmanagement</w:t>
            </w:r>
          </w:p>
          <w:p w14:paraId="7F5C622B" w14:textId="77777777" w:rsidR="005A39E6" w:rsidRDefault="005151A9">
            <w:pPr>
              <w:spacing w:before="20" w:after="20"/>
            </w:pPr>
            <w:r>
              <w:rPr>
                <w:color w:val="333333"/>
                <w:sz w:val="16"/>
                <w:szCs w:val="16"/>
              </w:rPr>
              <w:t>• Fast-Track Automation</w:t>
            </w:r>
          </w:p>
          <w:p w14:paraId="162F0B9A" w14:textId="77777777" w:rsidR="005A39E6" w:rsidRDefault="005151A9">
            <w:pPr>
              <w:spacing w:before="40" w:after="20"/>
            </w:pPr>
            <w:r>
              <w:rPr>
                <w:b/>
                <w:bCs/>
                <w:color w:val="F5A623"/>
                <w:sz w:val="16"/>
                <w:szCs w:val="16"/>
              </w:rPr>
              <w:t>Status: in Entwicklung</w:t>
            </w:r>
          </w:p>
        </w:tc>
        <w:tc>
          <w:tcPr>
            <w:tcW w:w="0" w:type="auto"/>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5DCCFB7" w14:textId="77777777" w:rsidR="005A39E6" w:rsidRDefault="005151A9">
            <w:pPr>
              <w:spacing w:before="40" w:after="40"/>
            </w:pPr>
            <w:r>
              <w:rPr>
                <w:b/>
                <w:bCs/>
                <w:color w:val="003366"/>
                <w:sz w:val="18"/>
                <w:szCs w:val="18"/>
              </w:rPr>
              <w:t>Management-Sicht</w:t>
            </w:r>
          </w:p>
          <w:p w14:paraId="23195EDF" w14:textId="77777777" w:rsidR="005A39E6" w:rsidRDefault="005151A9">
            <w:pPr>
              <w:spacing w:before="20" w:after="20"/>
            </w:pPr>
            <w:r>
              <w:rPr>
                <w:color w:val="333333"/>
                <w:sz w:val="16"/>
                <w:szCs w:val="16"/>
              </w:rPr>
              <w:t xml:space="preserve">• </w:t>
            </w:r>
            <w:proofErr w:type="spellStart"/>
            <w:r>
              <w:rPr>
                <w:color w:val="333333"/>
                <w:sz w:val="16"/>
                <w:szCs w:val="16"/>
              </w:rPr>
              <w:t>Heatmaps</w:t>
            </w:r>
            <w:proofErr w:type="spellEnd"/>
            <w:r>
              <w:rPr>
                <w:color w:val="333333"/>
                <w:sz w:val="16"/>
                <w:szCs w:val="16"/>
              </w:rPr>
              <w:t xml:space="preserve"> &amp; Scoring</w:t>
            </w:r>
          </w:p>
          <w:p w14:paraId="1F595E1E" w14:textId="77777777" w:rsidR="005A39E6" w:rsidRDefault="005151A9">
            <w:pPr>
              <w:spacing w:before="20" w:after="20"/>
            </w:pPr>
            <w:r>
              <w:rPr>
                <w:color w:val="333333"/>
                <w:sz w:val="16"/>
                <w:szCs w:val="16"/>
              </w:rPr>
              <w:t>• UW-Pipeline-Übersicht</w:t>
            </w:r>
          </w:p>
          <w:p w14:paraId="427C54DA" w14:textId="77777777" w:rsidR="005A39E6" w:rsidRDefault="005151A9">
            <w:pPr>
              <w:spacing w:before="20" w:after="20"/>
            </w:pPr>
            <w:r>
              <w:rPr>
                <w:color w:val="333333"/>
                <w:sz w:val="16"/>
                <w:szCs w:val="16"/>
              </w:rPr>
              <w:t>• Drill-Down Funktion</w:t>
            </w:r>
          </w:p>
          <w:p w14:paraId="36D012A0" w14:textId="77777777" w:rsidR="005A39E6" w:rsidRDefault="005151A9">
            <w:pPr>
              <w:spacing w:before="40" w:after="20"/>
            </w:pPr>
            <w:r>
              <w:rPr>
                <w:b/>
                <w:bCs/>
                <w:color w:val="F5A623"/>
                <w:sz w:val="16"/>
                <w:szCs w:val="16"/>
              </w:rPr>
              <w:t>Status: in Entwicklung</w:t>
            </w:r>
          </w:p>
        </w:tc>
      </w:tr>
    </w:tbl>
    <w:p w14:paraId="03C33BF3" w14:textId="77777777" w:rsidR="005A39E6" w:rsidRDefault="005A39E6">
      <w:pPr>
        <w:spacing w:before="80"/>
      </w:pPr>
    </w:p>
    <w:p w14:paraId="73DF8ABA" w14:textId="77777777" w:rsidR="005A39E6" w:rsidRDefault="005151A9">
      <w:pPr>
        <w:spacing w:before="40" w:after="80" w:line="276" w:lineRule="auto"/>
      </w:pPr>
      <w:r>
        <w:rPr>
          <w:i/>
          <w:iCs/>
          <w:color w:val="666666"/>
          <w:sz w:val="20"/>
          <w:szCs w:val="20"/>
        </w:rPr>
        <w:t>Abbildung 4: Architekturübersicht der UWWB-Komponenten</w:t>
      </w:r>
    </w:p>
    <w:p w14:paraId="61D9FD46" w14:textId="77777777" w:rsidR="005A39E6" w:rsidRDefault="005A39E6">
      <w:pPr>
        <w:spacing w:before="120"/>
      </w:pPr>
    </w:p>
    <w:p w14:paraId="02D66271" w14:textId="77777777" w:rsidR="005A39E6" w:rsidRDefault="005151A9">
      <w:pPr>
        <w:pStyle w:val="berschrift2"/>
      </w:pPr>
      <w:bookmarkStart w:id="27" w:name="_Toc221783453"/>
      <w:r>
        <w:t>8.1 A12 Enterprise Low Code Plattform</w:t>
      </w:r>
      <w:bookmarkEnd w:id="27"/>
    </w:p>
    <w:p w14:paraId="758B2DC3" w14:textId="77777777" w:rsidR="005A39E6" w:rsidRDefault="005151A9">
      <w:pPr>
        <w:spacing w:before="60" w:after="100" w:line="276" w:lineRule="auto"/>
        <w:jc w:val="both"/>
      </w:pPr>
      <w:r>
        <w:rPr>
          <w:color w:val="333333"/>
        </w:rPr>
        <w:t>Die technologische Basis der UWWB bildet die A12 Enterprise Low Code Plattform. A12 ermöglicht die schnelle Realisierung komplexer Geschäftsanwendungen durch einen modellbasierten Ansatz, der fachliche Inhalte von der technischen Implementierung trennt. Fachexperten und Business Analysten können mit Modellierungswerkzeugen den fachlichen Kern der Software eigenständig abbilden und pflegen – ohne Programmierkenntnisse.</w:t>
      </w:r>
    </w:p>
    <w:p w14:paraId="77679231" w14:textId="66CE8198" w:rsidR="005A39E6" w:rsidRDefault="005151A9">
      <w:pPr>
        <w:spacing w:before="60" w:after="100" w:line="276" w:lineRule="auto"/>
        <w:jc w:val="both"/>
      </w:pPr>
      <w:r>
        <w:rPr>
          <w:color w:val="333333"/>
        </w:rPr>
        <w:t xml:space="preserve">Für die UWWB bedeutet dies konkret: Produktspezifische Datenmodelle (z. B. für </w:t>
      </w:r>
      <w:proofErr w:type="spellStart"/>
      <w:r>
        <w:rPr>
          <w:color w:val="333333"/>
        </w:rPr>
        <w:t>Contingency</w:t>
      </w:r>
      <w:proofErr w:type="spellEnd"/>
      <w:r>
        <w:rPr>
          <w:color w:val="333333"/>
        </w:rPr>
        <w:t xml:space="preserve">, </w:t>
      </w:r>
      <w:proofErr w:type="spellStart"/>
      <w:r>
        <w:rPr>
          <w:color w:val="333333"/>
        </w:rPr>
        <w:t>Cyber</w:t>
      </w:r>
      <w:proofErr w:type="spellEnd"/>
      <w:r>
        <w:rPr>
          <w:color w:val="333333"/>
        </w:rPr>
        <w:t xml:space="preserve"> oder Financial Lines), Formulare, Workflows und Portfolio-Übersichten werden modellbasiert erstellt und können bei ändernden fachlichen Anforderungen oder regulatorischen Vorgaben zügig angepasst werden. Die Trennung von Fachlichkeit und Technik schützt die Investition langfristig und ermöglicht eine </w:t>
      </w:r>
      <w:r w:rsidR="0042719D">
        <w:rPr>
          <w:color w:val="333333"/>
        </w:rPr>
        <w:t xml:space="preserve">entkoppelte </w:t>
      </w:r>
      <w:proofErr w:type="spellStart"/>
      <w:r>
        <w:rPr>
          <w:color w:val="333333"/>
        </w:rPr>
        <w:t>Innovierung</w:t>
      </w:r>
      <w:proofErr w:type="spellEnd"/>
      <w:r>
        <w:rPr>
          <w:color w:val="333333"/>
        </w:rPr>
        <w:t xml:space="preserve"> der technischen Basis.</w:t>
      </w:r>
    </w:p>
    <w:p w14:paraId="5B605869" w14:textId="77777777" w:rsidR="005A39E6" w:rsidRDefault="005A39E6">
      <w:pPr>
        <w:spacing w:before="80"/>
      </w:pPr>
    </w:p>
    <w:p w14:paraId="1A2CA2AB" w14:textId="77777777" w:rsidR="005A39E6" w:rsidRDefault="005151A9">
      <w:pPr>
        <w:pStyle w:val="berschrift2"/>
      </w:pPr>
      <w:bookmarkStart w:id="28" w:name="_Toc221783454"/>
      <w:r>
        <w:t>8.2 mgm AI Assistant</w:t>
      </w:r>
      <w:bookmarkEnd w:id="28"/>
    </w:p>
    <w:p w14:paraId="3D692A86" w14:textId="77777777" w:rsidR="005A39E6" w:rsidRDefault="005151A9">
      <w:pPr>
        <w:spacing w:before="60" w:after="100" w:line="276" w:lineRule="auto"/>
        <w:jc w:val="both"/>
      </w:pPr>
      <w:r>
        <w:rPr>
          <w:color w:val="333333"/>
        </w:rPr>
        <w:t>Der mgm AI Assistant ist die KI-Kernkomponente der UWWB und übernimmt die intelligente Verarbeitung unstrukturierter Eingangsdaten. Seine Fähigkeiten umfassen:</w:t>
      </w:r>
    </w:p>
    <w:p w14:paraId="06913D8F" w14:textId="77777777" w:rsidR="005A39E6" w:rsidRDefault="005A39E6">
      <w:pPr>
        <w:spacing w:before="40"/>
      </w:pPr>
    </w:p>
    <w:p w14:paraId="0CF3597D" w14:textId="77777777" w:rsidR="005A39E6" w:rsidRDefault="005151A9">
      <w:pPr>
        <w:spacing w:before="60" w:after="100" w:line="276" w:lineRule="auto"/>
        <w:jc w:val="both"/>
      </w:pPr>
      <w:r>
        <w:rPr>
          <w:b/>
          <w:bCs/>
          <w:color w:val="333333"/>
        </w:rPr>
        <w:t xml:space="preserve">Datenextraktion: </w:t>
      </w:r>
      <w:r>
        <w:rPr>
          <w:color w:val="333333"/>
        </w:rPr>
        <w:t>Auslesen von Risikodaten, Partnerinformationen und Anfrageparametern aus E-Mails, Dokumenten und Anhängen. Transformation in strukturierte Datenmodelle auf Basis der A12-Plattform.</w:t>
      </w:r>
    </w:p>
    <w:p w14:paraId="6EBCCF46" w14:textId="77777777" w:rsidR="005A39E6" w:rsidRDefault="005151A9">
      <w:pPr>
        <w:spacing w:before="60" w:after="100" w:line="276" w:lineRule="auto"/>
        <w:jc w:val="both"/>
      </w:pPr>
      <w:r>
        <w:rPr>
          <w:b/>
          <w:bCs/>
          <w:color w:val="333333"/>
        </w:rPr>
        <w:t xml:space="preserve">Qualitätssicherung: </w:t>
      </w:r>
      <w:r>
        <w:rPr>
          <w:color w:val="333333"/>
        </w:rPr>
        <w:t>Bewertung der extrahierten Daten durch ein internes Schulnotensystem (1–6). Kennzeichnung validierungsbedürftiger Datenfelder. Sicherstellung der Reproduzierbarkeit: Gleiche Eingaben führen zuverlässig zu gleichen Ergebnissen.</w:t>
      </w:r>
    </w:p>
    <w:p w14:paraId="5C68997A" w14:textId="1C452DF0" w:rsidR="005A39E6" w:rsidRDefault="005151A9">
      <w:pPr>
        <w:spacing w:before="60" w:after="100" w:line="276" w:lineRule="auto"/>
        <w:jc w:val="both"/>
      </w:pPr>
      <w:r>
        <w:rPr>
          <w:b/>
          <w:bCs/>
          <w:color w:val="333333"/>
        </w:rPr>
        <w:t>Geschäftsvorfall</w:t>
      </w:r>
      <w:del w:id="29" w:author="Michael Singer" w:date="2026-02-12T10:39:00Z">
        <w:r w:rsidDel="0042719D">
          <w:rPr>
            <w:b/>
            <w:bCs/>
            <w:color w:val="333333"/>
          </w:rPr>
          <w:delText>s</w:delText>
        </w:r>
      </w:del>
      <w:r>
        <w:rPr>
          <w:b/>
          <w:bCs/>
          <w:color w:val="333333"/>
        </w:rPr>
        <w:t xml:space="preserve">erkennung: </w:t>
      </w:r>
      <w:r>
        <w:rPr>
          <w:color w:val="333333"/>
        </w:rPr>
        <w:t xml:space="preserve">Automatisierte Identifikation des Geschäftsvorfalls (New Quote, </w:t>
      </w:r>
      <w:proofErr w:type="spellStart"/>
      <w:r>
        <w:rPr>
          <w:color w:val="333333"/>
        </w:rPr>
        <w:t>Renewal</w:t>
      </w:r>
      <w:proofErr w:type="spellEnd"/>
      <w:r>
        <w:rPr>
          <w:color w:val="333333"/>
        </w:rPr>
        <w:t>, Änderung</w:t>
      </w:r>
      <w:ins w:id="30" w:author="Michael Singer" w:date="2026-02-12T10:40:00Z">
        <w:r w:rsidR="0042719D">
          <w:rPr>
            <w:color w:val="333333"/>
          </w:rPr>
          <w:t>, Sanierung</w:t>
        </w:r>
      </w:ins>
      <w:r>
        <w:rPr>
          <w:color w:val="333333"/>
        </w:rPr>
        <w:t>)</w:t>
      </w:r>
      <w:ins w:id="31" w:author="Michael Singer" w:date="2026-02-12T10:41:00Z">
        <w:r w:rsidR="0042719D">
          <w:rPr>
            <w:color w:val="333333"/>
          </w:rPr>
          <w:t xml:space="preserve">, </w:t>
        </w:r>
      </w:ins>
      <w:del w:id="32" w:author="Michael Singer" w:date="2026-02-12T11:33:00Z">
        <w:r w:rsidDel="002C471E">
          <w:rPr>
            <w:color w:val="333333"/>
          </w:rPr>
          <w:delText xml:space="preserve"> </w:delText>
        </w:r>
      </w:del>
      <w:r>
        <w:rPr>
          <w:color w:val="333333"/>
        </w:rPr>
        <w:t>und Einleitung der entsprechenden Prozesskette einschließlich Erzeugung von Submission, Offer und</w:t>
      </w:r>
      <w:r w:rsidR="0042719D">
        <w:rPr>
          <w:color w:val="333333"/>
        </w:rPr>
        <w:t xml:space="preserve"> </w:t>
      </w:r>
      <w:r w:rsidR="00177783">
        <w:rPr>
          <w:color w:val="333333"/>
        </w:rPr>
        <w:t>eines „Next-</w:t>
      </w:r>
      <w:proofErr w:type="spellStart"/>
      <w:r w:rsidR="00177783">
        <w:rPr>
          <w:color w:val="333333"/>
        </w:rPr>
        <w:t>Step</w:t>
      </w:r>
      <w:proofErr w:type="spellEnd"/>
      <w:r w:rsidR="00177783">
        <w:rPr>
          <w:color w:val="333333"/>
        </w:rPr>
        <w:t>“ -</w:t>
      </w:r>
      <w:r w:rsidR="0042719D">
        <w:rPr>
          <w:color w:val="333333"/>
        </w:rPr>
        <w:t xml:space="preserve"> Eintrags in die ToDo – Liste eines </w:t>
      </w:r>
      <w:r w:rsidR="00177783">
        <w:rPr>
          <w:color w:val="333333"/>
        </w:rPr>
        <w:t xml:space="preserve">zuständigen </w:t>
      </w:r>
      <w:r w:rsidR="0042719D">
        <w:rPr>
          <w:color w:val="333333"/>
        </w:rPr>
        <w:t>Underwriters der identifizierten Sparte</w:t>
      </w:r>
      <w:r>
        <w:rPr>
          <w:color w:val="333333"/>
        </w:rPr>
        <w:t>.</w:t>
      </w:r>
    </w:p>
    <w:p w14:paraId="33D4D0A3" w14:textId="77777777" w:rsidR="005A39E6" w:rsidRDefault="005A39E6">
      <w:pPr>
        <w:spacing w:before="80"/>
      </w:pPr>
    </w:p>
    <w:p w14:paraId="0654C599" w14:textId="77777777" w:rsidR="005A39E6" w:rsidRDefault="005151A9">
      <w:pPr>
        <w:pStyle w:val="berschrift2"/>
      </w:pPr>
      <w:bookmarkStart w:id="33" w:name="_Toc221783455"/>
      <w:r>
        <w:t>8.3 Workflow-Engine</w:t>
      </w:r>
      <w:bookmarkEnd w:id="33"/>
    </w:p>
    <w:p w14:paraId="7D2D43E3" w14:textId="77777777" w:rsidR="005A39E6" w:rsidRDefault="005151A9">
      <w:pPr>
        <w:spacing w:before="60" w:after="100" w:line="276" w:lineRule="auto"/>
        <w:jc w:val="both"/>
      </w:pPr>
      <w:r>
        <w:rPr>
          <w:color w:val="333333"/>
        </w:rPr>
        <w:t xml:space="preserve">Die UWWB ist eng mit einer Workflow-Komponente auf Basis von </w:t>
      </w:r>
      <w:proofErr w:type="spellStart"/>
      <w:r>
        <w:rPr>
          <w:color w:val="333333"/>
        </w:rPr>
        <w:t>Camunda</w:t>
      </w:r>
      <w:proofErr w:type="spellEnd"/>
      <w:r>
        <w:rPr>
          <w:color w:val="333333"/>
        </w:rPr>
        <w:t xml:space="preserve"> verwoben. Die Workflow-Engine ermöglicht die kundenindividuelle Definition von Arbeitsschritten je Anbahnungsart und steuert sowohl automatisierte (dunkel) als auch manuell (hell) ausgesteuerte Aktivitäten. Sie überwacht den Status entlang der Prozesskette, empfiehlt Next </w:t>
      </w:r>
      <w:proofErr w:type="spellStart"/>
      <w:r>
        <w:rPr>
          <w:color w:val="333333"/>
        </w:rPr>
        <w:t>Steps</w:t>
      </w:r>
      <w:proofErr w:type="spellEnd"/>
      <w:r>
        <w:rPr>
          <w:color w:val="333333"/>
        </w:rPr>
        <w:t xml:space="preserve"> (z. B. </w:t>
      </w:r>
      <w:proofErr w:type="spellStart"/>
      <w:r>
        <w:rPr>
          <w:color w:val="333333"/>
        </w:rPr>
        <w:t>Referrals</w:t>
      </w:r>
      <w:proofErr w:type="spellEnd"/>
      <w:r>
        <w:rPr>
          <w:color w:val="333333"/>
        </w:rPr>
        <w:t xml:space="preserve"> gemäß UW-Guidelines) und ordnet Aufgaben den zuständigen Mitarbeitern </w:t>
      </w:r>
      <w:r w:rsidR="00177783">
        <w:rPr>
          <w:color w:val="333333"/>
        </w:rPr>
        <w:t xml:space="preserve">(mgm AI Assistant – gestützt) </w:t>
      </w:r>
      <w:r>
        <w:rPr>
          <w:color w:val="333333"/>
        </w:rPr>
        <w:t>zu.</w:t>
      </w:r>
    </w:p>
    <w:p w14:paraId="4C925C57" w14:textId="77777777" w:rsidR="005A39E6" w:rsidRDefault="005A39E6">
      <w:pPr>
        <w:spacing w:before="80"/>
      </w:pPr>
    </w:p>
    <w:p w14:paraId="25ED5FA2" w14:textId="77777777" w:rsidR="005A39E6" w:rsidRDefault="005151A9">
      <w:pPr>
        <w:pStyle w:val="berschrift2"/>
      </w:pPr>
      <w:bookmarkStart w:id="34" w:name="_Toc221783456"/>
      <w:r>
        <w:t>8.4 Portfolio-Dashboards</w:t>
      </w:r>
      <w:bookmarkEnd w:id="34"/>
    </w:p>
    <w:p w14:paraId="1E7A7E27" w14:textId="77777777" w:rsidR="005A39E6" w:rsidRDefault="005151A9">
      <w:pPr>
        <w:spacing w:before="60" w:after="100" w:line="276" w:lineRule="auto"/>
        <w:jc w:val="both"/>
      </w:pPr>
      <w:r>
        <w:rPr>
          <w:color w:val="333333"/>
        </w:rPr>
        <w:t>Die rollenspezifisch anpassbaren Portfolio-Dashboards verwenden die Scoring-Daten, um Underwritern eine priorisierte Arbeitsliste und dem Management eine Übersicht des Abarbeitungsstatus zu visualisieren. Jede Aktivität (ToDo) in der Portfolio-Sicht behält den Bezug zur einzelnen Anbahnung, so dass ein Drill-Down in die Einzelrisiko-Darstellung jederzeit möglich ist.</w:t>
      </w:r>
    </w:p>
    <w:p w14:paraId="5C466FC3" w14:textId="77777777" w:rsidR="005A39E6" w:rsidRDefault="005151A9">
      <w:r>
        <w:br w:type="page"/>
      </w:r>
    </w:p>
    <w:p w14:paraId="153A84A1" w14:textId="77777777" w:rsidR="005A39E6" w:rsidRDefault="005151A9">
      <w:pPr>
        <w:pStyle w:val="berschrift1"/>
      </w:pPr>
      <w:bookmarkStart w:id="35" w:name="_Toc221783457"/>
      <w:r>
        <w:lastRenderedPageBreak/>
        <w:t>9. KI als strategischer Differenzierer</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482AAD56" w14:textId="77777777">
        <w:tc>
          <w:tcPr>
            <w:tcW w:w="9026" w:type="dxa"/>
            <w:tcBorders>
              <w:top w:val="none" w:sz="0" w:space="0" w:color="FFFFFF"/>
              <w:left w:val="none" w:sz="0" w:space="0" w:color="FFFFFF"/>
              <w:bottom w:val="single" w:sz="6" w:space="0" w:color="0072C6"/>
              <w:right w:val="none" w:sz="0" w:space="0" w:color="FFFFFF"/>
            </w:tcBorders>
          </w:tcPr>
          <w:p w14:paraId="00FEC07A" w14:textId="77777777" w:rsidR="005A39E6" w:rsidRDefault="005A39E6"/>
        </w:tc>
      </w:tr>
    </w:tbl>
    <w:p w14:paraId="28488BBE" w14:textId="77777777" w:rsidR="005A39E6" w:rsidRDefault="005A39E6">
      <w:pPr>
        <w:spacing w:before="100"/>
      </w:pPr>
    </w:p>
    <w:p w14:paraId="0225D29E" w14:textId="77777777" w:rsidR="005A39E6" w:rsidRDefault="005151A9">
      <w:pPr>
        <w:spacing w:before="60" w:after="100" w:line="276" w:lineRule="auto"/>
        <w:jc w:val="both"/>
      </w:pPr>
      <w:r>
        <w:rPr>
          <w:color w:val="333333"/>
        </w:rPr>
        <w:t>Künstliche Intelligenz ist kein aufgesetztes Feature der UWWB, sondern fundamentaler Bestandteil der Lösungsarchitektur. Der entscheidende Unterschied zu oberflächlicher Automatisierung liegt in der Durchgängigkeit der KI-Integration über den gesamten Prozess:</w:t>
      </w:r>
    </w:p>
    <w:p w14:paraId="000D9BAB" w14:textId="77777777" w:rsidR="005A39E6" w:rsidRDefault="005A39E6">
      <w:pPr>
        <w:spacing w:before="60"/>
      </w:pPr>
    </w:p>
    <w:p w14:paraId="25199F4E" w14:textId="77777777" w:rsidR="005A39E6" w:rsidRDefault="005151A9">
      <w:pPr>
        <w:pStyle w:val="berschrift2"/>
      </w:pPr>
      <w:bookmarkStart w:id="36" w:name="_Toc221783458"/>
      <w:r>
        <w:t>9.1 Durchgängige KI-Integration</w:t>
      </w:r>
      <w:bookmarkEnd w:id="36"/>
    </w:p>
    <w:p w14:paraId="630135F1" w14:textId="77777777" w:rsidR="005A39E6" w:rsidRDefault="005151A9">
      <w:pPr>
        <w:spacing w:before="60" w:after="100" w:line="276" w:lineRule="auto"/>
        <w:jc w:val="both"/>
      </w:pPr>
      <w:r>
        <w:rPr>
          <w:b/>
          <w:bCs/>
          <w:color w:val="333333"/>
        </w:rPr>
        <w:t xml:space="preserve">Strukturierung: </w:t>
      </w:r>
      <w:r>
        <w:rPr>
          <w:color w:val="333333"/>
        </w:rPr>
        <w:t>Der mgm AI Assistant transformiert unstrukturierte Eingangsdaten (Freitext-E-Mails, PDFs, Excel-Tabellen) in strukturierte, maschinenlesbare Datenmodelle. Dies ist die Grundlage für jeden nachfolgenden Automatisierungsschritt.</w:t>
      </w:r>
    </w:p>
    <w:p w14:paraId="407F39C7" w14:textId="77777777" w:rsidR="005A39E6" w:rsidRDefault="005151A9">
      <w:pPr>
        <w:spacing w:before="60" w:after="100" w:line="276" w:lineRule="auto"/>
        <w:jc w:val="both"/>
      </w:pPr>
      <w:r>
        <w:rPr>
          <w:b/>
          <w:bCs/>
          <w:color w:val="333333"/>
        </w:rPr>
        <w:t xml:space="preserve">Anreicherung: </w:t>
      </w:r>
      <w:r>
        <w:rPr>
          <w:color w:val="333333"/>
        </w:rPr>
        <w:t xml:space="preserve">Extrahierte Daten werden automatisiert mit externen und internen Datenquellen verknüpft – von </w:t>
      </w:r>
      <w:proofErr w:type="spellStart"/>
      <w:r>
        <w:rPr>
          <w:color w:val="333333"/>
        </w:rPr>
        <w:t>Firmenauskünften</w:t>
      </w:r>
      <w:proofErr w:type="spellEnd"/>
      <w:r>
        <w:rPr>
          <w:color w:val="333333"/>
        </w:rPr>
        <w:t xml:space="preserve"> über historische Schadenverläufe bis zu Portfoliomanagement-Vorgaben.</w:t>
      </w:r>
    </w:p>
    <w:p w14:paraId="6BD85391" w14:textId="77777777" w:rsidR="005A39E6" w:rsidRDefault="005151A9">
      <w:pPr>
        <w:spacing w:before="60" w:after="100" w:line="276" w:lineRule="auto"/>
        <w:jc w:val="both"/>
      </w:pPr>
      <w:r>
        <w:rPr>
          <w:b/>
          <w:bCs/>
          <w:color w:val="333333"/>
        </w:rPr>
        <w:t xml:space="preserve">Bewertung: </w:t>
      </w:r>
      <w:r>
        <w:rPr>
          <w:color w:val="333333"/>
        </w:rPr>
        <w:t>Das mehrdimensionale Scoring über Datenqualität, Risikoappetit, Abschlusswahrscheinlichkeit und Dringlichkeit ermöglicht eine intelligente Priorisierung, die weit über manuelle Triage hinausgeht.</w:t>
      </w:r>
    </w:p>
    <w:p w14:paraId="650ADE6E" w14:textId="77777777" w:rsidR="005A39E6" w:rsidRDefault="005A39E6">
      <w:pPr>
        <w:spacing w:before="100"/>
      </w:pPr>
    </w:p>
    <w:p w14:paraId="6D040C6E" w14:textId="77777777" w:rsidR="005A39E6" w:rsidRDefault="005151A9">
      <w:pPr>
        <w:pStyle w:val="berschrift2"/>
      </w:pPr>
      <w:bookmarkStart w:id="37" w:name="_Toc221783459"/>
      <w:r>
        <w:t>9.2 Verantwortungsvoller KI-Einsatz</w:t>
      </w:r>
      <w:bookmarkEnd w:id="37"/>
    </w:p>
    <w:p w14:paraId="4F5DDC6F" w14:textId="77777777" w:rsidR="005A39E6" w:rsidRDefault="005151A9">
      <w:pPr>
        <w:spacing w:before="60" w:after="100" w:line="276" w:lineRule="auto"/>
        <w:jc w:val="both"/>
      </w:pPr>
      <w:r>
        <w:rPr>
          <w:color w:val="333333"/>
        </w:rPr>
        <w:t>Der verantwortungsvolle Umgang mit künstlicher Intelligenz ist nicht nur eine regulatorische Anforderung, sondern ein zentrales Differenzierungsmerkmal der UWWB. Die Lösungsarchitektur ist so konzipiert, dass sie den aktuellen und absehbaren regulatorischen Anforderungen – insbesondere dem EU AI Act – bereits heute gerecht wird:</w:t>
      </w:r>
    </w:p>
    <w:p w14:paraId="5EDE6D8E" w14:textId="77777777" w:rsidR="005A39E6" w:rsidRDefault="005A39E6">
      <w:pPr>
        <w:spacing w:before="60"/>
      </w:pPr>
    </w:p>
    <w:p w14:paraId="161DDB9F" w14:textId="77777777" w:rsidR="005A39E6" w:rsidRDefault="005151A9">
      <w:pPr>
        <w:spacing w:before="60" w:after="100" w:line="276" w:lineRule="auto"/>
        <w:jc w:val="both"/>
      </w:pPr>
      <w:r>
        <w:rPr>
          <w:b/>
          <w:bCs/>
          <w:color w:val="333333"/>
        </w:rPr>
        <w:t xml:space="preserve">Nachvollziehbarkeit: </w:t>
      </w:r>
      <w:r>
        <w:rPr>
          <w:color w:val="333333"/>
        </w:rPr>
        <w:t>Jede KI-gestützte Entscheidung ist transparent und nachprüfbar. Das Bewertungssystem kennzeichnet explizit, welche Daten KI-generiert sind und wo manuelle Validierung empfohlen wird. Keine Black Box.</w:t>
      </w:r>
    </w:p>
    <w:p w14:paraId="127F1FFB" w14:textId="77777777" w:rsidR="005A39E6" w:rsidRDefault="005151A9">
      <w:pPr>
        <w:spacing w:before="60" w:after="100" w:line="276" w:lineRule="auto"/>
        <w:jc w:val="both"/>
      </w:pPr>
      <w:r>
        <w:rPr>
          <w:b/>
          <w:bCs/>
          <w:color w:val="333333"/>
        </w:rPr>
        <w:t xml:space="preserve">Kontrollierbarkeit: </w:t>
      </w:r>
      <w:r>
        <w:rPr>
          <w:color w:val="333333"/>
        </w:rPr>
        <w:t>Die Hell-/Dunkelsteuerung ermöglicht es, den Grad der Automatisierung pro Prozessschritt granular zu justieren. Menschliche Übersicht bleibt jederzeit gewährleistet.</w:t>
      </w:r>
    </w:p>
    <w:p w14:paraId="31FAA305" w14:textId="77777777" w:rsidR="005A39E6" w:rsidRDefault="005151A9">
      <w:pPr>
        <w:spacing w:before="60" w:after="100" w:line="276" w:lineRule="auto"/>
        <w:jc w:val="both"/>
      </w:pPr>
      <w:r>
        <w:rPr>
          <w:b/>
          <w:bCs/>
          <w:color w:val="333333"/>
        </w:rPr>
        <w:t xml:space="preserve">Datensouveränität: </w:t>
      </w:r>
      <w:r>
        <w:rPr>
          <w:color w:val="333333"/>
        </w:rPr>
        <w:t>Lokales Hosting der KI-Infrastruktur verhindert den Abfluss von Underwriting-Kompetenz, personenbezogenen Daten, Tarifierungsdetails und Underwriting Guidelines an Dritte.</w:t>
      </w:r>
    </w:p>
    <w:p w14:paraId="774CD18D" w14:textId="77777777" w:rsidR="005A39E6" w:rsidRDefault="005151A9">
      <w:r>
        <w:br w:type="page"/>
      </w:r>
    </w:p>
    <w:p w14:paraId="59100D26" w14:textId="77777777" w:rsidR="005A39E6" w:rsidRDefault="005151A9">
      <w:pPr>
        <w:pStyle w:val="berschrift1"/>
      </w:pPr>
      <w:bookmarkStart w:id="38" w:name="_Toc221783460"/>
      <w:r>
        <w:lastRenderedPageBreak/>
        <w:t>10. Regulatorik und Compliance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2FC2110F" w14:textId="77777777">
        <w:tc>
          <w:tcPr>
            <w:tcW w:w="9026" w:type="dxa"/>
            <w:tcBorders>
              <w:top w:val="none" w:sz="0" w:space="0" w:color="FFFFFF"/>
              <w:left w:val="none" w:sz="0" w:space="0" w:color="FFFFFF"/>
              <w:bottom w:val="single" w:sz="6" w:space="0" w:color="0072C6"/>
              <w:right w:val="none" w:sz="0" w:space="0" w:color="FFFFFF"/>
            </w:tcBorders>
          </w:tcPr>
          <w:p w14:paraId="57D55F9E" w14:textId="77777777" w:rsidR="005A39E6" w:rsidRDefault="005A39E6"/>
        </w:tc>
      </w:tr>
    </w:tbl>
    <w:p w14:paraId="43152C10" w14:textId="77777777" w:rsidR="005A39E6" w:rsidRDefault="005A39E6">
      <w:pPr>
        <w:spacing w:before="100"/>
      </w:pPr>
    </w:p>
    <w:p w14:paraId="1E4843D2" w14:textId="77777777" w:rsidR="005A39E6" w:rsidRDefault="005151A9">
      <w:pPr>
        <w:spacing w:before="60" w:after="100" w:line="276" w:lineRule="auto"/>
        <w:jc w:val="both"/>
      </w:pPr>
      <w:r>
        <w:rPr>
          <w:color w:val="333333"/>
        </w:rPr>
        <w:t>Die regulatorische Landschaft für den Einsatz von KI in der Versicherungswirtschaft verändert sich grundlegend. Die UWWB adressiert diese Entwicklung proaktiv – nicht als defensives Compliance-Thema, sondern als strategischen Vertrauensbeweis gegenüber Aufsichtsbehörden und Kunden.</w:t>
      </w:r>
    </w:p>
    <w:p w14:paraId="555E993E" w14:textId="77777777" w:rsidR="005A39E6" w:rsidRDefault="005A39E6">
      <w:pPr>
        <w:spacing w:before="60"/>
      </w:pPr>
    </w:p>
    <w:p w14:paraId="2929C414" w14:textId="77777777" w:rsidR="005A39E6" w:rsidRDefault="005151A9">
      <w:pPr>
        <w:pStyle w:val="berschrift2"/>
      </w:pPr>
      <w:bookmarkStart w:id="39" w:name="_Toc221783461"/>
      <w:r>
        <w:t>10.1 EU AI Act</w:t>
      </w:r>
      <w:bookmarkEnd w:id="39"/>
    </w:p>
    <w:p w14:paraId="425403F7" w14:textId="77777777" w:rsidR="005A39E6" w:rsidRDefault="005151A9">
      <w:pPr>
        <w:spacing w:before="60" w:after="100" w:line="276" w:lineRule="auto"/>
        <w:jc w:val="both"/>
      </w:pPr>
      <w:r>
        <w:rPr>
          <w:color w:val="333333"/>
        </w:rPr>
        <w:t xml:space="preserve">Der EU AI Act tritt in seinen wesentlichen Bestimmungen für Hochrisiko-KI-Systeme im Finanzsektor ab August 2026 in Kraft. KI-Systeme für die Risikobewertung und Preisgestaltung im Versicherungsbereich werden explizit als Hochrisikoanwendungen klassifiziert (Annex III, Kategorie 5b/c). Die UWWB ist architektonisch so konzipiert, dass sie die Kernanforderungen des </w:t>
      </w:r>
      <w:proofErr w:type="gramStart"/>
      <w:r>
        <w:rPr>
          <w:color w:val="333333"/>
        </w:rPr>
        <w:t>AI Act</w:t>
      </w:r>
      <w:proofErr w:type="gramEnd"/>
      <w:r>
        <w:rPr>
          <w:color w:val="333333"/>
        </w:rPr>
        <w:t xml:space="preserve"> adressiert:</w:t>
      </w:r>
    </w:p>
    <w:p w14:paraId="2C28E642" w14:textId="77777777" w:rsidR="005A39E6" w:rsidRDefault="005A39E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A39E6" w14:paraId="28723BBA" w14:textId="77777777">
        <w:tc>
          <w:tcPr>
            <w:tcW w:w="2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38164F6A" w14:textId="77777777" w:rsidR="005A39E6" w:rsidRDefault="005151A9">
            <w:r>
              <w:rPr>
                <w:b/>
                <w:bCs/>
                <w:color w:val="FFFFFF"/>
                <w:sz w:val="20"/>
                <w:szCs w:val="20"/>
              </w:rPr>
              <w:t>AI-Act-Anforderung</w:t>
            </w:r>
          </w:p>
        </w:tc>
        <w:tc>
          <w:tcPr>
            <w:tcW w:w="622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4AF15C64" w14:textId="77777777" w:rsidR="005A39E6" w:rsidRDefault="005151A9">
            <w:pPr>
              <w:spacing w:line="260" w:lineRule="auto"/>
            </w:pPr>
            <w:r>
              <w:rPr>
                <w:color w:val="FFFFFF"/>
                <w:sz w:val="20"/>
                <w:szCs w:val="20"/>
              </w:rPr>
              <w:t>UWWB-Umsetzung</w:t>
            </w:r>
          </w:p>
        </w:tc>
      </w:tr>
      <w:tr w:rsidR="005A39E6" w14:paraId="55E82D00"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416A086A" w14:textId="77777777" w:rsidR="005A39E6" w:rsidRDefault="005151A9">
            <w:r>
              <w:rPr>
                <w:b/>
                <w:bCs/>
                <w:color w:val="003366"/>
                <w:sz w:val="20"/>
                <w:szCs w:val="20"/>
              </w:rPr>
              <w:t>Risikomanagementsystem</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BD1AD0B" w14:textId="77777777" w:rsidR="005A39E6" w:rsidRDefault="005151A9">
            <w:pPr>
              <w:spacing w:line="260" w:lineRule="auto"/>
            </w:pPr>
            <w:r>
              <w:rPr>
                <w:color w:val="333333"/>
                <w:sz w:val="20"/>
                <w:szCs w:val="20"/>
              </w:rPr>
              <w:t>Durchgängiges Scoring mit dokumentierter Entscheidungslogik. Definierte Kontrollpunkte für menschliche Überprüfung.</w:t>
            </w:r>
          </w:p>
        </w:tc>
      </w:tr>
      <w:tr w:rsidR="005A39E6" w14:paraId="401CE129"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47134712" w14:textId="77777777" w:rsidR="005A39E6" w:rsidRDefault="005151A9">
            <w:r>
              <w:rPr>
                <w:b/>
                <w:bCs/>
                <w:color w:val="003366"/>
                <w:sz w:val="20"/>
                <w:szCs w:val="20"/>
              </w:rPr>
              <w:t xml:space="preserve">Data </w:t>
            </w:r>
            <w:proofErr w:type="spellStart"/>
            <w:r>
              <w:rPr>
                <w:b/>
                <w:bCs/>
                <w:color w:val="003366"/>
                <w:sz w:val="20"/>
                <w:szCs w:val="20"/>
              </w:rPr>
              <w:t>Governance</w:t>
            </w:r>
            <w:proofErr w:type="spellEnd"/>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99A50DC" w14:textId="77777777" w:rsidR="005A39E6" w:rsidRDefault="005151A9">
            <w:pPr>
              <w:spacing w:line="260" w:lineRule="auto"/>
            </w:pPr>
            <w:r>
              <w:rPr>
                <w:color w:val="333333"/>
                <w:sz w:val="20"/>
                <w:szCs w:val="20"/>
              </w:rPr>
              <w:t>Strukturierte Datenmodelle auf A12-Basis. Qualitätsbewertung extrahierter Daten. Reproduzierbarkeit der Ergebnisse.</w:t>
            </w:r>
          </w:p>
        </w:tc>
      </w:tr>
      <w:tr w:rsidR="005A39E6" w14:paraId="44747AC9"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2EF6C88C" w14:textId="77777777" w:rsidR="005A39E6" w:rsidRDefault="005151A9">
            <w:r>
              <w:rPr>
                <w:b/>
                <w:bCs/>
                <w:color w:val="003366"/>
                <w:sz w:val="20"/>
                <w:szCs w:val="20"/>
              </w:rPr>
              <w:t>Technische Dokumentation</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C7876DB" w14:textId="77777777" w:rsidR="005A39E6" w:rsidRDefault="005151A9">
            <w:pPr>
              <w:spacing w:line="260" w:lineRule="auto"/>
            </w:pPr>
            <w:r>
              <w:rPr>
                <w:color w:val="333333"/>
                <w:sz w:val="20"/>
                <w:szCs w:val="20"/>
              </w:rPr>
              <w:t>Lückenlose Protokollierung aller Prozessschritte und KI-Entscheidungen durch die Workflow-Engine.</w:t>
            </w:r>
          </w:p>
        </w:tc>
      </w:tr>
      <w:tr w:rsidR="005A39E6" w14:paraId="3BBC830E"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439758F2" w14:textId="77777777" w:rsidR="005A39E6" w:rsidRDefault="005151A9">
            <w:r>
              <w:rPr>
                <w:b/>
                <w:bCs/>
                <w:color w:val="003366"/>
                <w:sz w:val="20"/>
                <w:szCs w:val="20"/>
              </w:rPr>
              <w:t xml:space="preserve">Human </w:t>
            </w:r>
            <w:proofErr w:type="spellStart"/>
            <w:r>
              <w:rPr>
                <w:b/>
                <w:bCs/>
                <w:color w:val="003366"/>
                <w:sz w:val="20"/>
                <w:szCs w:val="20"/>
              </w:rPr>
              <w:t>Oversight</w:t>
            </w:r>
            <w:proofErr w:type="spellEnd"/>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03C1348" w14:textId="77777777" w:rsidR="005A39E6" w:rsidRDefault="005151A9">
            <w:pPr>
              <w:spacing w:line="260" w:lineRule="auto"/>
            </w:pPr>
            <w:r>
              <w:rPr>
                <w:color w:val="333333"/>
                <w:sz w:val="20"/>
                <w:szCs w:val="20"/>
              </w:rPr>
              <w:t>Hell-/Dunkelsteuerung ermöglicht granulare Kontrolle. Underwriter-Validierung an definierten Entscheidungspunkten.</w:t>
            </w:r>
          </w:p>
        </w:tc>
      </w:tr>
      <w:tr w:rsidR="005A39E6" w14:paraId="7406F516"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49FC7804" w14:textId="77777777" w:rsidR="005A39E6" w:rsidRDefault="005151A9">
            <w:r>
              <w:rPr>
                <w:b/>
                <w:bCs/>
                <w:color w:val="003366"/>
                <w:sz w:val="20"/>
                <w:szCs w:val="20"/>
              </w:rPr>
              <w:t>Transparenz</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59519AD" w14:textId="77777777" w:rsidR="005A39E6" w:rsidRDefault="005151A9">
            <w:pPr>
              <w:spacing w:line="260" w:lineRule="auto"/>
            </w:pPr>
            <w:r>
              <w:rPr>
                <w:color w:val="333333"/>
                <w:sz w:val="20"/>
                <w:szCs w:val="20"/>
              </w:rPr>
              <w:t>Kennzeichnung KI-generierter Daten. Bewertungssystem (Schulnoten) signalisiert Vertrauenswürdigkeit.</w:t>
            </w:r>
          </w:p>
        </w:tc>
      </w:tr>
    </w:tbl>
    <w:p w14:paraId="49F534EB" w14:textId="77777777" w:rsidR="005A39E6" w:rsidRDefault="005A39E6">
      <w:pPr>
        <w:spacing w:before="100"/>
      </w:pPr>
    </w:p>
    <w:p w14:paraId="5EFBF2D0" w14:textId="77777777" w:rsidR="005A39E6" w:rsidRDefault="005151A9">
      <w:pPr>
        <w:pStyle w:val="berschrift2"/>
      </w:pPr>
      <w:bookmarkStart w:id="40" w:name="_Toc221783462"/>
      <w:r>
        <w:t>10.2 Weitere regulatorische Rahmenbedingungen</w:t>
      </w:r>
      <w:bookmarkEnd w:id="40"/>
    </w:p>
    <w:p w14:paraId="029EEE6E" w14:textId="77777777" w:rsidR="005A39E6" w:rsidRDefault="005151A9">
      <w:pPr>
        <w:spacing w:before="60" w:after="100" w:line="276" w:lineRule="auto"/>
        <w:jc w:val="both"/>
      </w:pPr>
      <w:r>
        <w:rPr>
          <w:b/>
          <w:bCs/>
          <w:color w:val="333333"/>
        </w:rPr>
        <w:t xml:space="preserve">BaFin-Anforderungen: </w:t>
      </w:r>
      <w:r>
        <w:rPr>
          <w:color w:val="333333"/>
        </w:rPr>
        <w:t xml:space="preserve">Die UWWB unterstützt die aufsichtsrechtlichen Anforderungen an das Risikomanagement, die interne </w:t>
      </w:r>
      <w:proofErr w:type="spellStart"/>
      <w:r>
        <w:rPr>
          <w:color w:val="333333"/>
        </w:rPr>
        <w:t>Governance</w:t>
      </w:r>
      <w:proofErr w:type="spellEnd"/>
      <w:r>
        <w:rPr>
          <w:color w:val="333333"/>
        </w:rPr>
        <w:t xml:space="preserve"> und die Dokumentationspflichten im Underwriting.</w:t>
      </w:r>
    </w:p>
    <w:p w14:paraId="262DB5C6" w14:textId="77777777" w:rsidR="005A39E6" w:rsidRDefault="005151A9">
      <w:pPr>
        <w:spacing w:before="60" w:after="100" w:line="276" w:lineRule="auto"/>
        <w:jc w:val="both"/>
      </w:pPr>
      <w:r>
        <w:rPr>
          <w:b/>
          <w:bCs/>
          <w:color w:val="333333"/>
        </w:rPr>
        <w:t xml:space="preserve">IDD (Insurance Distribution </w:t>
      </w:r>
      <w:proofErr w:type="spellStart"/>
      <w:r>
        <w:rPr>
          <w:b/>
          <w:bCs/>
          <w:color w:val="333333"/>
        </w:rPr>
        <w:t>Directive</w:t>
      </w:r>
      <w:proofErr w:type="spellEnd"/>
      <w:r>
        <w:rPr>
          <w:b/>
          <w:bCs/>
          <w:color w:val="333333"/>
        </w:rPr>
        <w:t xml:space="preserve">): </w:t>
      </w:r>
      <w:r>
        <w:rPr>
          <w:color w:val="333333"/>
        </w:rPr>
        <w:t>Die durchgängige Dokumentation des Underwriting-Prozesses und die Nachvollziehbarkeit von Entscheidungen unterstützen die Pflichten zur Beratungsdokumentation und Interessenwahrung.</w:t>
      </w:r>
    </w:p>
    <w:p w14:paraId="42A32F2B" w14:textId="77777777" w:rsidR="005A39E6" w:rsidRDefault="005151A9">
      <w:pPr>
        <w:spacing w:before="60" w:after="100" w:line="276" w:lineRule="auto"/>
        <w:jc w:val="both"/>
      </w:pPr>
      <w:r>
        <w:rPr>
          <w:b/>
          <w:bCs/>
          <w:color w:val="333333"/>
        </w:rPr>
        <w:t xml:space="preserve">DSGVO: </w:t>
      </w:r>
      <w:r>
        <w:rPr>
          <w:color w:val="333333"/>
        </w:rPr>
        <w:t>Lokales Hosting, kontrollierte Datenflüsse und die Möglichkeit granularer Zugriffssteuerung adressieren die Anforderungen des Datenschutzes. Personenbezogene Daten verlassen nicht die kontrollierte Infrastruktur.</w:t>
      </w:r>
    </w:p>
    <w:p w14:paraId="095564FC" w14:textId="77777777" w:rsidR="005A39E6" w:rsidRDefault="005A39E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38D5858C" w14:textId="77777777">
        <w:tc>
          <w:tcPr>
            <w:tcW w:w="9026" w:type="dxa"/>
            <w:tcBorders>
              <w:top w:val="none" w:sz="0" w:space="0" w:color="FFFFFF"/>
              <w:left w:val="single" w:sz="8" w:space="0" w:color="0072C6"/>
              <w:bottom w:val="none" w:sz="0" w:space="0" w:color="FFFFFF"/>
              <w:right w:val="none" w:sz="0" w:space="0" w:color="FFFFFF"/>
            </w:tcBorders>
            <w:shd w:val="clear" w:color="auto" w:fill="E8F1FA"/>
            <w:tcMar>
              <w:top w:w="100" w:type="dxa"/>
              <w:left w:w="160" w:type="dxa"/>
              <w:bottom w:w="100" w:type="dxa"/>
              <w:right w:w="160" w:type="dxa"/>
            </w:tcMar>
          </w:tcPr>
          <w:p w14:paraId="2C0FBB4A" w14:textId="77777777" w:rsidR="005A39E6" w:rsidRDefault="005151A9">
            <w:pPr>
              <w:spacing w:before="40" w:after="60"/>
            </w:pPr>
            <w:r>
              <w:rPr>
                <w:b/>
                <w:bCs/>
                <w:color w:val="003366"/>
              </w:rPr>
              <w:t>Compliance als Wettbewerbsvorteil</w:t>
            </w:r>
          </w:p>
          <w:p w14:paraId="7290D202" w14:textId="77777777" w:rsidR="005A39E6" w:rsidRDefault="005151A9">
            <w:pPr>
              <w:spacing w:after="40" w:line="276" w:lineRule="auto"/>
            </w:pPr>
            <w:r>
              <w:rPr>
                <w:color w:val="333333"/>
                <w:sz w:val="20"/>
                <w:szCs w:val="20"/>
              </w:rPr>
              <w:t xml:space="preserve">Versicherer, die frühzeitig eine AI-Act-konforme KI-Infrastruktur etablieren, schaffen nicht nur regulatorische Sicherheit, sondern demonstrieren Vertrauenswürdigkeit gegenüber Kunden, Maklern und </w:t>
            </w:r>
            <w:r>
              <w:rPr>
                <w:color w:val="333333"/>
                <w:sz w:val="20"/>
                <w:szCs w:val="20"/>
              </w:rPr>
              <w:lastRenderedPageBreak/>
              <w:t>Aufsichtsbehörden. Die UWWB bietet die architektonischen Voraussetzungen, um diesen Vorsprung aufzubauen.</w:t>
            </w:r>
          </w:p>
        </w:tc>
      </w:tr>
    </w:tbl>
    <w:p w14:paraId="72711835" w14:textId="77777777" w:rsidR="005A39E6" w:rsidRDefault="005151A9">
      <w:r>
        <w:lastRenderedPageBreak/>
        <w:br w:type="page"/>
      </w:r>
    </w:p>
    <w:p w14:paraId="77BAACFA" w14:textId="77777777" w:rsidR="005A39E6" w:rsidRDefault="005151A9">
      <w:pPr>
        <w:pStyle w:val="berschrift1"/>
      </w:pPr>
      <w:bookmarkStart w:id="41" w:name="_Toc221783463"/>
      <w:r>
        <w:lastRenderedPageBreak/>
        <w:t>11. Integrationsfähigkeit</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1CBD2B6B" w14:textId="77777777">
        <w:tc>
          <w:tcPr>
            <w:tcW w:w="9026" w:type="dxa"/>
            <w:tcBorders>
              <w:top w:val="none" w:sz="0" w:space="0" w:color="FFFFFF"/>
              <w:left w:val="none" w:sz="0" w:space="0" w:color="FFFFFF"/>
              <w:bottom w:val="single" w:sz="6" w:space="0" w:color="0072C6"/>
              <w:right w:val="none" w:sz="0" w:space="0" w:color="FFFFFF"/>
            </w:tcBorders>
          </w:tcPr>
          <w:p w14:paraId="4F8AD93F" w14:textId="77777777" w:rsidR="005A39E6" w:rsidRDefault="005A39E6"/>
        </w:tc>
      </w:tr>
    </w:tbl>
    <w:p w14:paraId="20376012" w14:textId="77777777" w:rsidR="005A39E6" w:rsidRDefault="005A39E6">
      <w:pPr>
        <w:spacing w:before="100"/>
      </w:pPr>
    </w:p>
    <w:p w14:paraId="076D4EDC" w14:textId="77777777" w:rsidR="005A39E6" w:rsidRDefault="005151A9">
      <w:pPr>
        <w:pStyle w:val="berschrift2"/>
      </w:pPr>
      <w:bookmarkStart w:id="42" w:name="_Toc221783464"/>
      <w:r>
        <w:t>11.1 Orchestrierung statt Ablösung</w:t>
      </w:r>
      <w:bookmarkEnd w:id="42"/>
    </w:p>
    <w:p w14:paraId="077709DE" w14:textId="77777777" w:rsidR="005A39E6" w:rsidRDefault="005151A9">
      <w:pPr>
        <w:spacing w:before="60" w:after="100" w:line="276" w:lineRule="auto"/>
        <w:jc w:val="both"/>
      </w:pPr>
      <w:r>
        <w:rPr>
          <w:color w:val="333333"/>
        </w:rPr>
        <w:t>Die UWWB versteht sich als Orchestrierungsschicht, die bestehende Systemlandschaften respektiert und integriert – nicht als monolithische Plattform, die eine vollständige Ablösung voraussetzt. Dieser Ansatz senkt die Investitionshürde erheblich und schützt bestehende Investitionen.</w:t>
      </w:r>
    </w:p>
    <w:p w14:paraId="7CC2491C" w14:textId="77777777" w:rsidR="005A39E6" w:rsidRDefault="005A39E6">
      <w:pPr>
        <w:spacing w:before="60"/>
      </w:pPr>
    </w:p>
    <w:p w14:paraId="447BB19B" w14:textId="77777777" w:rsidR="005A39E6" w:rsidRDefault="005151A9">
      <w:pPr>
        <w:spacing w:before="60" w:after="100" w:line="276" w:lineRule="auto"/>
        <w:jc w:val="both"/>
      </w:pPr>
      <w:r>
        <w:rPr>
          <w:color w:val="333333"/>
        </w:rPr>
        <w:t>Die UWWB ist als Service-Komponente konzipiert, die über anpassbare Interfaces mit kundenseitig existierenden Systemen verbunden werden kann. Typische Integrationsszenarien umfassen:</w:t>
      </w:r>
    </w:p>
    <w:p w14:paraId="585959A7" w14:textId="77777777" w:rsidR="005A39E6" w:rsidRDefault="005A39E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A39E6" w14:paraId="74547D23" w14:textId="77777777">
        <w:tc>
          <w:tcPr>
            <w:tcW w:w="2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76D14D68" w14:textId="77777777" w:rsidR="005A39E6" w:rsidRDefault="005151A9">
            <w:r>
              <w:rPr>
                <w:b/>
                <w:bCs/>
                <w:color w:val="FFFFFF"/>
                <w:sz w:val="20"/>
                <w:szCs w:val="20"/>
              </w:rPr>
              <w:t>Integrationspunkt</w:t>
            </w:r>
          </w:p>
        </w:tc>
        <w:tc>
          <w:tcPr>
            <w:tcW w:w="6226"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569384A4" w14:textId="77777777" w:rsidR="005A39E6" w:rsidRDefault="005151A9">
            <w:pPr>
              <w:spacing w:line="260" w:lineRule="auto"/>
            </w:pPr>
            <w:r>
              <w:rPr>
                <w:color w:val="FFFFFF"/>
                <w:sz w:val="20"/>
                <w:szCs w:val="20"/>
              </w:rPr>
              <w:t>Beschreibung</w:t>
            </w:r>
          </w:p>
        </w:tc>
      </w:tr>
      <w:tr w:rsidR="005A39E6" w14:paraId="1B6BA5B7"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6851A7B1" w14:textId="77777777" w:rsidR="005A39E6" w:rsidRDefault="005151A9">
            <w:r>
              <w:rPr>
                <w:b/>
                <w:bCs/>
                <w:color w:val="003366"/>
                <w:sz w:val="20"/>
                <w:szCs w:val="20"/>
              </w:rPr>
              <w:t>Bestandssysteme</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F9B146F" w14:textId="77777777" w:rsidR="005A39E6" w:rsidRDefault="005151A9">
            <w:pPr>
              <w:spacing w:line="260" w:lineRule="auto"/>
            </w:pPr>
            <w:r>
              <w:rPr>
                <w:color w:val="333333"/>
                <w:sz w:val="20"/>
                <w:szCs w:val="20"/>
              </w:rPr>
              <w:t xml:space="preserve">Bidirektionale Anbindung für Vertragsdaten, </w:t>
            </w:r>
            <w:proofErr w:type="spellStart"/>
            <w:r>
              <w:rPr>
                <w:color w:val="333333"/>
                <w:sz w:val="20"/>
                <w:szCs w:val="20"/>
              </w:rPr>
              <w:t>Renewal</w:t>
            </w:r>
            <w:proofErr w:type="spellEnd"/>
            <w:r>
              <w:rPr>
                <w:color w:val="333333"/>
                <w:sz w:val="20"/>
                <w:szCs w:val="20"/>
              </w:rPr>
              <w:t>-Trigger und Kundenstammdaten.</w:t>
            </w:r>
          </w:p>
        </w:tc>
      </w:tr>
      <w:tr w:rsidR="005A39E6" w14:paraId="5BCC34D8"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0BC12A96" w14:textId="77777777" w:rsidR="005A39E6" w:rsidRDefault="005151A9">
            <w:r>
              <w:rPr>
                <w:b/>
                <w:bCs/>
                <w:color w:val="003366"/>
                <w:sz w:val="20"/>
                <w:szCs w:val="20"/>
              </w:rPr>
              <w:t xml:space="preserve">Pricing </w:t>
            </w:r>
            <w:proofErr w:type="spellStart"/>
            <w:r>
              <w:rPr>
                <w:b/>
                <w:bCs/>
                <w:color w:val="003366"/>
                <w:sz w:val="20"/>
                <w:szCs w:val="20"/>
              </w:rPr>
              <w:t>Engines</w:t>
            </w:r>
            <w:proofErr w:type="spellEnd"/>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C8B6C73" w14:textId="77777777" w:rsidR="005A39E6" w:rsidRDefault="005151A9">
            <w:pPr>
              <w:spacing w:line="260" w:lineRule="auto"/>
            </w:pPr>
            <w:r>
              <w:rPr>
                <w:color w:val="333333"/>
                <w:sz w:val="20"/>
                <w:szCs w:val="20"/>
              </w:rPr>
              <w:t>Integration bestehender Prämienkalkulatoren als externe Services – keine Duplizierung der Preislogik.</w:t>
            </w:r>
          </w:p>
        </w:tc>
      </w:tr>
      <w:tr w:rsidR="005A39E6" w14:paraId="7BAFF5D2"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44141DBB" w14:textId="77777777" w:rsidR="005A39E6" w:rsidRDefault="005151A9">
            <w:r>
              <w:rPr>
                <w:b/>
                <w:bCs/>
                <w:color w:val="003366"/>
                <w:sz w:val="20"/>
                <w:szCs w:val="20"/>
              </w:rPr>
              <w:t>Schadensysteme</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2C571EA" w14:textId="77777777" w:rsidR="005A39E6" w:rsidRDefault="005151A9">
            <w:pPr>
              <w:spacing w:line="260" w:lineRule="auto"/>
            </w:pPr>
            <w:r>
              <w:rPr>
                <w:color w:val="333333"/>
                <w:sz w:val="20"/>
                <w:szCs w:val="20"/>
              </w:rPr>
              <w:t>Zugriff auf Schadendaten für die Risikobewertung und Portfolio-Analyse (z. B. Schadenquoten).</w:t>
            </w:r>
          </w:p>
        </w:tc>
      </w:tr>
      <w:tr w:rsidR="005A39E6" w14:paraId="5510053C"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287674FF" w14:textId="77777777" w:rsidR="005A39E6" w:rsidRDefault="005151A9">
            <w:r>
              <w:rPr>
                <w:b/>
                <w:bCs/>
                <w:color w:val="003366"/>
                <w:sz w:val="20"/>
                <w:szCs w:val="20"/>
              </w:rPr>
              <w:t>Dokumentengenerierung</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3733047" w14:textId="77777777" w:rsidR="005A39E6" w:rsidRDefault="005151A9">
            <w:pPr>
              <w:spacing w:line="260" w:lineRule="auto"/>
            </w:pPr>
            <w:r>
              <w:rPr>
                <w:color w:val="333333"/>
                <w:sz w:val="20"/>
                <w:szCs w:val="20"/>
              </w:rPr>
              <w:t xml:space="preserve">Anbindung bestehender oder neuer </w:t>
            </w:r>
            <w:proofErr w:type="spellStart"/>
            <w:r>
              <w:rPr>
                <w:color w:val="333333"/>
                <w:sz w:val="20"/>
                <w:szCs w:val="20"/>
              </w:rPr>
              <w:t>Document</w:t>
            </w:r>
            <w:proofErr w:type="spellEnd"/>
            <w:r>
              <w:rPr>
                <w:color w:val="333333"/>
                <w:sz w:val="20"/>
                <w:szCs w:val="20"/>
              </w:rPr>
              <w:t>-</w:t>
            </w:r>
            <w:proofErr w:type="spellStart"/>
            <w:r>
              <w:rPr>
                <w:color w:val="333333"/>
                <w:sz w:val="20"/>
                <w:szCs w:val="20"/>
              </w:rPr>
              <w:t>Composing</w:t>
            </w:r>
            <w:proofErr w:type="spellEnd"/>
            <w:r>
              <w:rPr>
                <w:color w:val="333333"/>
                <w:sz w:val="20"/>
                <w:szCs w:val="20"/>
              </w:rPr>
              <w:t>-Lösungen für Angebote und Cover Notes.</w:t>
            </w:r>
          </w:p>
        </w:tc>
      </w:tr>
      <w:tr w:rsidR="005A39E6" w14:paraId="74901FA2"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62A5A8C9" w14:textId="77777777" w:rsidR="005A39E6" w:rsidRDefault="005151A9">
            <w:r>
              <w:rPr>
                <w:b/>
                <w:bCs/>
                <w:color w:val="003366"/>
                <w:sz w:val="20"/>
                <w:szCs w:val="20"/>
              </w:rPr>
              <w:t>Firmendaten-Provider</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84906A2" w14:textId="77777777" w:rsidR="005A39E6" w:rsidRDefault="005151A9">
            <w:pPr>
              <w:spacing w:line="260" w:lineRule="auto"/>
            </w:pPr>
            <w:r>
              <w:rPr>
                <w:color w:val="333333"/>
                <w:sz w:val="20"/>
                <w:szCs w:val="20"/>
              </w:rPr>
              <w:t>Externe Datenanreicherung (z. B. Dun &amp; Bradstreet) für Partnerqualifizierung und KYC.</w:t>
            </w:r>
          </w:p>
        </w:tc>
      </w:tr>
      <w:tr w:rsidR="005A39E6" w14:paraId="6B2D0D75"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vAlign w:val="center"/>
          </w:tcPr>
          <w:p w14:paraId="581A7F30" w14:textId="77777777" w:rsidR="005A39E6" w:rsidRDefault="005151A9">
            <w:r>
              <w:rPr>
                <w:b/>
                <w:bCs/>
                <w:color w:val="003366"/>
                <w:sz w:val="20"/>
                <w:szCs w:val="20"/>
              </w:rPr>
              <w:t>Produktverwaltung</w:t>
            </w:r>
          </w:p>
        </w:tc>
        <w:tc>
          <w:tcPr>
            <w:tcW w:w="6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B8E3FAA" w14:textId="3D7B1DC1" w:rsidR="005A39E6" w:rsidRDefault="005151A9">
            <w:pPr>
              <w:spacing w:line="260" w:lineRule="auto"/>
            </w:pPr>
            <w:r>
              <w:rPr>
                <w:color w:val="333333"/>
                <w:sz w:val="20"/>
                <w:szCs w:val="20"/>
              </w:rPr>
              <w:t xml:space="preserve">Anbindung an eine Versicherungsprodukt-Engine </w:t>
            </w:r>
            <w:r w:rsidR="00E23E10">
              <w:rPr>
                <w:color w:val="333333"/>
                <w:sz w:val="20"/>
                <w:szCs w:val="20"/>
              </w:rPr>
              <w:t xml:space="preserve">als Basis </w:t>
            </w:r>
            <w:r>
              <w:rPr>
                <w:color w:val="333333"/>
                <w:sz w:val="20"/>
                <w:szCs w:val="20"/>
              </w:rPr>
              <w:t xml:space="preserve">für </w:t>
            </w:r>
            <w:r w:rsidR="00E23E10">
              <w:rPr>
                <w:color w:val="333333"/>
                <w:sz w:val="20"/>
                <w:szCs w:val="20"/>
              </w:rPr>
              <w:t xml:space="preserve">alle Informationen zu </w:t>
            </w:r>
            <w:r>
              <w:rPr>
                <w:color w:val="333333"/>
                <w:sz w:val="20"/>
                <w:szCs w:val="20"/>
              </w:rPr>
              <w:t xml:space="preserve">Produktdefinitionen, </w:t>
            </w:r>
            <w:r w:rsidR="00E23E10">
              <w:rPr>
                <w:color w:val="333333"/>
                <w:sz w:val="20"/>
                <w:szCs w:val="20"/>
              </w:rPr>
              <w:t>versicherbaren Deckungen und Risiken bis hin zu UW-Guidelines, Ausschluss-Kriterien (</w:t>
            </w:r>
            <w:proofErr w:type="spellStart"/>
            <w:r w:rsidR="00E23E10">
              <w:rPr>
                <w:color w:val="333333"/>
                <w:sz w:val="20"/>
                <w:szCs w:val="20"/>
              </w:rPr>
              <w:t>k.O.</w:t>
            </w:r>
            <w:proofErr w:type="spellEnd"/>
            <w:r w:rsidR="00E23E10">
              <w:rPr>
                <w:color w:val="333333"/>
                <w:sz w:val="20"/>
                <w:szCs w:val="20"/>
              </w:rPr>
              <w:t xml:space="preserve"> - </w:t>
            </w:r>
            <w:proofErr w:type="spellStart"/>
            <w:r w:rsidR="00E23E10">
              <w:rPr>
                <w:color w:val="333333"/>
                <w:sz w:val="20"/>
                <w:szCs w:val="20"/>
              </w:rPr>
              <w:t>criteria</w:t>
            </w:r>
            <w:proofErr w:type="spellEnd"/>
            <w:r w:rsidR="00E23E10">
              <w:rPr>
                <w:color w:val="333333"/>
                <w:sz w:val="20"/>
                <w:szCs w:val="20"/>
              </w:rPr>
              <w:t xml:space="preserve">) und den </w:t>
            </w:r>
            <w:r>
              <w:rPr>
                <w:color w:val="333333"/>
                <w:sz w:val="20"/>
                <w:szCs w:val="20"/>
              </w:rPr>
              <w:t>Bedingungen</w:t>
            </w:r>
            <w:r w:rsidR="00E23E10">
              <w:rPr>
                <w:color w:val="333333"/>
                <w:sz w:val="20"/>
                <w:szCs w:val="20"/>
              </w:rPr>
              <w:t>/</w:t>
            </w:r>
            <w:r>
              <w:rPr>
                <w:color w:val="333333"/>
                <w:sz w:val="20"/>
                <w:szCs w:val="20"/>
              </w:rPr>
              <w:t>Klauseln.</w:t>
            </w:r>
          </w:p>
        </w:tc>
      </w:tr>
    </w:tbl>
    <w:p w14:paraId="3A6A4441" w14:textId="77777777" w:rsidR="005A39E6" w:rsidRDefault="005A39E6">
      <w:pPr>
        <w:spacing w:before="100"/>
      </w:pPr>
    </w:p>
    <w:p w14:paraId="19C94A1B" w14:textId="77777777" w:rsidR="005A39E6" w:rsidRDefault="005151A9">
      <w:pPr>
        <w:pStyle w:val="berschrift2"/>
      </w:pPr>
      <w:bookmarkStart w:id="43" w:name="_Toc221783465"/>
      <w:r>
        <w:t>11.2 Offene Architektur</w:t>
      </w:r>
      <w:bookmarkEnd w:id="43"/>
    </w:p>
    <w:p w14:paraId="5A2CB524" w14:textId="77777777" w:rsidR="005A39E6" w:rsidRDefault="005151A9">
      <w:pPr>
        <w:spacing w:before="60" w:after="100" w:line="276" w:lineRule="auto"/>
        <w:jc w:val="both"/>
      </w:pPr>
      <w:r>
        <w:rPr>
          <w:color w:val="333333"/>
        </w:rPr>
        <w:t>Die technologische Grundlage der A12-Plattform unterstützt diesen Integrationsansatz durch offene Architekturprinzipien: Konsequenter Einsatz von Open-Source-Technologien, standardisierte APIs, flexible Nutzung modular aufgebauter Laufzeitkomponenten und volle Kontrolle über den Betrieb – On-</w:t>
      </w:r>
      <w:proofErr w:type="spellStart"/>
      <w:r>
        <w:rPr>
          <w:color w:val="333333"/>
        </w:rPr>
        <w:t>Premise</w:t>
      </w:r>
      <w:proofErr w:type="spellEnd"/>
      <w:r>
        <w:rPr>
          <w:color w:val="333333"/>
        </w:rPr>
        <w:t>, in der Private Cloud oder bei einem beliebigen Cloud-Anbieter.</w:t>
      </w:r>
    </w:p>
    <w:p w14:paraId="002DFCED" w14:textId="77777777" w:rsidR="005A39E6" w:rsidRDefault="005151A9">
      <w:pPr>
        <w:spacing w:before="60" w:after="100" w:line="276" w:lineRule="auto"/>
        <w:jc w:val="both"/>
      </w:pPr>
      <w:r>
        <w:rPr>
          <w:color w:val="333333"/>
        </w:rPr>
        <w:t>Es gibt keine Lock-in-Effekte. Fachliche Inhalte können von Kunden eigenständig gepflegt werden. Der Anteil individuell geschriebenen Codes ist deutlich geringer als bei klassischen Individualentwicklungen, was Übergaben und langfristige Wartbarkeit vereinfacht.</w:t>
      </w:r>
    </w:p>
    <w:p w14:paraId="7F4CB136" w14:textId="77777777" w:rsidR="005A39E6" w:rsidRDefault="005151A9">
      <w:r>
        <w:br w:type="page"/>
      </w:r>
    </w:p>
    <w:p w14:paraId="3C376FC3" w14:textId="77777777" w:rsidR="005A39E6" w:rsidRDefault="005151A9">
      <w:pPr>
        <w:pStyle w:val="berschrift1"/>
      </w:pPr>
      <w:bookmarkStart w:id="44" w:name="_Toc221783466"/>
      <w:r>
        <w:lastRenderedPageBreak/>
        <w:t>12. Nutzenhebel und Wertbeitrag</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3BC2EAD6" w14:textId="77777777">
        <w:tc>
          <w:tcPr>
            <w:tcW w:w="9026" w:type="dxa"/>
            <w:tcBorders>
              <w:top w:val="none" w:sz="0" w:space="0" w:color="FFFFFF"/>
              <w:left w:val="none" w:sz="0" w:space="0" w:color="FFFFFF"/>
              <w:bottom w:val="single" w:sz="6" w:space="0" w:color="0072C6"/>
              <w:right w:val="none" w:sz="0" w:space="0" w:color="FFFFFF"/>
            </w:tcBorders>
          </w:tcPr>
          <w:p w14:paraId="35C7598B" w14:textId="77777777" w:rsidR="005A39E6" w:rsidRDefault="005A39E6"/>
        </w:tc>
      </w:tr>
    </w:tbl>
    <w:p w14:paraId="3FB7D634" w14:textId="77777777" w:rsidR="005A39E6" w:rsidRDefault="005A39E6">
      <w:pPr>
        <w:spacing w:before="100"/>
      </w:pPr>
    </w:p>
    <w:p w14:paraId="0AA16727" w14:textId="77777777" w:rsidR="005A39E6" w:rsidRDefault="005151A9">
      <w:pPr>
        <w:spacing w:before="60" w:after="100" w:line="276" w:lineRule="auto"/>
        <w:jc w:val="both"/>
      </w:pPr>
      <w:r>
        <w:rPr>
          <w:color w:val="333333"/>
        </w:rPr>
        <w:t>Der Wertbeitrag der UWWB entfaltet sich auf mehreren Ebenen und adressiert sowohl operative als auch strategische Ziele der Unternehmensführung:</w:t>
      </w:r>
    </w:p>
    <w:p w14:paraId="6CFF09F9" w14:textId="77777777" w:rsidR="005A39E6" w:rsidRDefault="005A39E6">
      <w:pPr>
        <w:spacing w:before="60"/>
      </w:pPr>
    </w:p>
    <w:p w14:paraId="0F2E8840" w14:textId="77777777" w:rsidR="005A39E6" w:rsidRDefault="005151A9">
      <w:pPr>
        <w:pStyle w:val="berschrift2"/>
      </w:pPr>
      <w:bookmarkStart w:id="45" w:name="_Toc221783467"/>
      <w:r>
        <w:t>12.1 Operative Nutzenhebel</w:t>
      </w:r>
      <w:bookmarkEnd w:id="45"/>
    </w:p>
    <w:p w14:paraId="072DBD38" w14:textId="77777777" w:rsidR="005A39E6" w:rsidRDefault="005151A9">
      <w:pPr>
        <w:spacing w:before="60" w:after="100" w:line="276" w:lineRule="auto"/>
        <w:jc w:val="both"/>
      </w:pPr>
      <w:r>
        <w:rPr>
          <w:b/>
          <w:bCs/>
          <w:color w:val="333333"/>
        </w:rPr>
        <w:t xml:space="preserve">Kapazitätsfreisetzung: </w:t>
      </w:r>
      <w:r>
        <w:rPr>
          <w:color w:val="333333"/>
        </w:rPr>
        <w:t>Durch KI-gestützte Datenerfassung und Dunkelverarbeitung von Standardfällen werden Underwriter von zeitraubenden, gleichförmigen Tätigkeiten entlastet. Die freiwerdende Kapazität kann auf komplexe, margenstarke Risiken fokussiert werden.</w:t>
      </w:r>
    </w:p>
    <w:p w14:paraId="00C0C924" w14:textId="408C01FE" w:rsidR="005A39E6" w:rsidRDefault="005151A9">
      <w:pPr>
        <w:spacing w:before="60" w:after="100" w:line="276" w:lineRule="auto"/>
        <w:jc w:val="both"/>
        <w:rPr>
          <w:color w:val="333333"/>
        </w:rPr>
      </w:pPr>
      <w:r>
        <w:rPr>
          <w:b/>
          <w:bCs/>
          <w:color w:val="333333"/>
        </w:rPr>
        <w:t xml:space="preserve">Durchlaufzeitreduktion: </w:t>
      </w:r>
      <w:r>
        <w:rPr>
          <w:color w:val="333333"/>
        </w:rPr>
        <w:t xml:space="preserve">Die automatisierte Verarbeitung des </w:t>
      </w:r>
      <w:proofErr w:type="spellStart"/>
      <w:r>
        <w:rPr>
          <w:color w:val="333333"/>
        </w:rPr>
        <w:t>Intakes</w:t>
      </w:r>
      <w:proofErr w:type="spellEnd"/>
      <w:r>
        <w:rPr>
          <w:color w:val="333333"/>
        </w:rPr>
        <w:t xml:space="preserve"> </w:t>
      </w:r>
      <w:r w:rsidR="005772F0">
        <w:rPr>
          <w:color w:val="333333"/>
        </w:rPr>
        <w:t xml:space="preserve">verkürzt </w:t>
      </w:r>
      <w:r>
        <w:rPr>
          <w:color w:val="333333"/>
        </w:rPr>
        <w:t xml:space="preserve">die Time-to-Quote signifikant. Schnellere Angebotslegung erhöht die Wettbewerbsfähigkeit und verbessert Hit </w:t>
      </w:r>
      <w:proofErr w:type="spellStart"/>
      <w:r>
        <w:rPr>
          <w:color w:val="333333"/>
        </w:rPr>
        <w:t>Ratios</w:t>
      </w:r>
      <w:proofErr w:type="spellEnd"/>
      <w:r>
        <w:rPr>
          <w:color w:val="333333"/>
        </w:rPr>
        <w:t>.</w:t>
      </w:r>
    </w:p>
    <w:p w14:paraId="7EF11B9A" w14:textId="77777777" w:rsidR="005772F0" w:rsidRDefault="005772F0">
      <w:pPr>
        <w:spacing w:before="60" w:after="100" w:line="276" w:lineRule="auto"/>
        <w:jc w:val="both"/>
      </w:pPr>
      <w:r>
        <w:rPr>
          <w:b/>
          <w:bCs/>
          <w:color w:val="333333"/>
        </w:rPr>
        <w:t xml:space="preserve">Optimierte Bearbeitung durch Scoring: </w:t>
      </w:r>
      <w:r>
        <w:rPr>
          <w:color w:val="333333"/>
        </w:rPr>
        <w:t xml:space="preserve">Eine KI-unterstützte (intelligente) Priorisierung durch Scoring ermöglicht eine effizientere Abarbeitung innerhalb der Anfragen. Die Anfragen mit </w:t>
      </w:r>
      <w:r w:rsidR="00342D3E">
        <w:rPr>
          <w:color w:val="333333"/>
        </w:rPr>
        <w:t>hohem</w:t>
      </w:r>
      <w:r>
        <w:rPr>
          <w:color w:val="333333"/>
        </w:rPr>
        <w:t xml:space="preserve"> Score (visualisiert in der Heat-</w:t>
      </w:r>
      <w:proofErr w:type="spellStart"/>
      <w:r>
        <w:rPr>
          <w:color w:val="333333"/>
        </w:rPr>
        <w:t>Map</w:t>
      </w:r>
      <w:proofErr w:type="spellEnd"/>
      <w:r>
        <w:rPr>
          <w:color w:val="333333"/>
        </w:rPr>
        <w:t xml:space="preserve">) zuerst. </w:t>
      </w:r>
      <w:r w:rsidR="00342D3E">
        <w:rPr>
          <w:color w:val="333333"/>
        </w:rPr>
        <w:t>Eine in der Reihenfolge</w:t>
      </w:r>
      <w:r>
        <w:rPr>
          <w:color w:val="333333"/>
        </w:rPr>
        <w:t xml:space="preserve"> optimierte Bearbeitung </w:t>
      </w:r>
      <w:r w:rsidR="00342D3E">
        <w:rPr>
          <w:color w:val="333333"/>
        </w:rPr>
        <w:t>vermeidet</w:t>
      </w:r>
      <w:r>
        <w:rPr>
          <w:color w:val="333333"/>
        </w:rPr>
        <w:t xml:space="preserve"> </w:t>
      </w:r>
      <w:r w:rsidR="00342D3E">
        <w:rPr>
          <w:color w:val="333333"/>
        </w:rPr>
        <w:t>das Verschwenden von Ressourcen auf wenig aussichtsreichem oder unerwünschtem Business</w:t>
      </w:r>
      <w:r>
        <w:rPr>
          <w:color w:val="333333"/>
        </w:rPr>
        <w:t>.</w:t>
      </w:r>
    </w:p>
    <w:p w14:paraId="02BCE5A0" w14:textId="77777777" w:rsidR="005A39E6" w:rsidRDefault="005151A9">
      <w:pPr>
        <w:spacing w:before="60" w:after="100" w:line="276" w:lineRule="auto"/>
        <w:jc w:val="both"/>
      </w:pPr>
      <w:r>
        <w:rPr>
          <w:b/>
          <w:bCs/>
          <w:color w:val="333333"/>
        </w:rPr>
        <w:t xml:space="preserve">Datenqualität: </w:t>
      </w:r>
      <w:r>
        <w:rPr>
          <w:color w:val="333333"/>
        </w:rPr>
        <w:t>Strukturierte, qualitätsgeprüfte Daten bilden die Grundlage für konsistente Risikobewertungen, verlässliche Portfolioanalysen und fundierte Folgeprozesse. Die Fehlerquote durch manuelle Dateneingabe sinkt.</w:t>
      </w:r>
    </w:p>
    <w:p w14:paraId="23C1E1C0" w14:textId="77777777" w:rsidR="005A39E6" w:rsidRDefault="005A39E6">
      <w:pPr>
        <w:spacing w:before="80"/>
      </w:pPr>
    </w:p>
    <w:p w14:paraId="5FFE4630" w14:textId="77777777" w:rsidR="005A39E6" w:rsidRDefault="005151A9">
      <w:pPr>
        <w:pStyle w:val="berschrift2"/>
      </w:pPr>
      <w:bookmarkStart w:id="46" w:name="_Toc221783468"/>
      <w:r>
        <w:t>12.2 Strategische Nutzenhebel</w:t>
      </w:r>
      <w:bookmarkEnd w:id="46"/>
    </w:p>
    <w:p w14:paraId="38D77C33" w14:textId="77777777" w:rsidR="005A39E6" w:rsidRDefault="005151A9">
      <w:pPr>
        <w:spacing w:before="60" w:after="100" w:line="276" w:lineRule="auto"/>
        <w:jc w:val="both"/>
      </w:pPr>
      <w:r>
        <w:rPr>
          <w:b/>
          <w:bCs/>
          <w:color w:val="333333"/>
        </w:rPr>
        <w:t xml:space="preserve">Portfoliosteuerung: </w:t>
      </w:r>
      <w:r>
        <w:rPr>
          <w:color w:val="333333"/>
        </w:rPr>
        <w:t>Erstmals erhält das Management eine Echtzeit-Übersicht über die gesamte Underwriting-Pipeline. Kapazitäten können strategisch zwischen Geschäftsarten allokiert und Priorisierungen auf Basis valider Daten getroffen werden.</w:t>
      </w:r>
    </w:p>
    <w:p w14:paraId="3DC4856C" w14:textId="77777777" w:rsidR="005A39E6" w:rsidRDefault="005151A9">
      <w:pPr>
        <w:spacing w:before="60" w:after="100" w:line="276" w:lineRule="auto"/>
        <w:jc w:val="both"/>
      </w:pPr>
      <w:r>
        <w:rPr>
          <w:b/>
          <w:bCs/>
          <w:color w:val="333333"/>
        </w:rPr>
        <w:t xml:space="preserve">Risikoselektion: </w:t>
      </w:r>
      <w:r>
        <w:rPr>
          <w:color w:val="333333"/>
        </w:rPr>
        <w:t>Die Kombination aus automatisiertem Scoring und strukturierten Daten verbessert die Grundlage für die Risikoselektion. Attraktive Risiken werden priorisiert, unpassende Risiken frühzeitig identifiziert.</w:t>
      </w:r>
    </w:p>
    <w:p w14:paraId="373F525B" w14:textId="77777777" w:rsidR="005A39E6" w:rsidRDefault="005151A9">
      <w:pPr>
        <w:spacing w:before="60" w:after="100" w:line="276" w:lineRule="auto"/>
        <w:jc w:val="both"/>
      </w:pPr>
      <w:r>
        <w:rPr>
          <w:b/>
          <w:bCs/>
          <w:color w:val="333333"/>
        </w:rPr>
        <w:t xml:space="preserve">Regulatorische </w:t>
      </w:r>
      <w:proofErr w:type="spellStart"/>
      <w:r>
        <w:rPr>
          <w:b/>
          <w:bCs/>
          <w:color w:val="333333"/>
        </w:rPr>
        <w:t>Readiness</w:t>
      </w:r>
      <w:proofErr w:type="spellEnd"/>
      <w:r>
        <w:rPr>
          <w:b/>
          <w:bCs/>
          <w:color w:val="333333"/>
        </w:rPr>
        <w:t xml:space="preserve">: </w:t>
      </w:r>
      <w:r>
        <w:rPr>
          <w:color w:val="333333"/>
        </w:rPr>
        <w:t>Die architektonische EU-AI-Act-</w:t>
      </w:r>
      <w:proofErr w:type="spellStart"/>
      <w:r>
        <w:rPr>
          <w:color w:val="333333"/>
        </w:rPr>
        <w:t>Readiness</w:t>
      </w:r>
      <w:proofErr w:type="spellEnd"/>
      <w:r>
        <w:rPr>
          <w:color w:val="333333"/>
        </w:rPr>
        <w:t xml:space="preserve"> schafft regulatorische Sicherheit und positioniert den Versicherer als vertrauenswürdigen Partner gegenüber Aufsichtsbehörden und Geschäftspartnern.</w:t>
      </w:r>
    </w:p>
    <w:p w14:paraId="134749E6" w14:textId="77777777" w:rsidR="005A39E6" w:rsidRDefault="005151A9">
      <w:pPr>
        <w:spacing w:before="60" w:after="100" w:line="276" w:lineRule="auto"/>
        <w:jc w:val="both"/>
      </w:pPr>
      <w:r>
        <w:rPr>
          <w:b/>
          <w:bCs/>
          <w:color w:val="333333"/>
        </w:rPr>
        <w:t xml:space="preserve">Skalierbarkeit: </w:t>
      </w:r>
      <w:r>
        <w:rPr>
          <w:color w:val="333333"/>
        </w:rPr>
        <w:t xml:space="preserve">Der modulare Aufbau und die Plattformstrategie ermöglichen eine schrittweise Erweiterung – von der ersten Line </w:t>
      </w:r>
      <w:proofErr w:type="spellStart"/>
      <w:r>
        <w:rPr>
          <w:color w:val="333333"/>
        </w:rPr>
        <w:t>of</w:t>
      </w:r>
      <w:proofErr w:type="spellEnd"/>
      <w:r>
        <w:rPr>
          <w:color w:val="333333"/>
        </w:rPr>
        <w:t xml:space="preserve"> Business über weitere Sparten bis hin zu angrenzenden </w:t>
      </w:r>
      <w:proofErr w:type="spellStart"/>
      <w:r>
        <w:rPr>
          <w:color w:val="333333"/>
        </w:rPr>
        <w:t>Workbenches</w:t>
      </w:r>
      <w:proofErr w:type="spellEnd"/>
      <w:r>
        <w:rPr>
          <w:color w:val="333333"/>
        </w:rPr>
        <w:t>.</w:t>
      </w:r>
    </w:p>
    <w:p w14:paraId="30EAB20E" w14:textId="77777777" w:rsidR="005A39E6" w:rsidRDefault="005151A9">
      <w:r>
        <w:br w:type="page"/>
      </w:r>
    </w:p>
    <w:p w14:paraId="36BD9116" w14:textId="77777777" w:rsidR="005A39E6" w:rsidRDefault="005151A9">
      <w:pPr>
        <w:pStyle w:val="berschrift1"/>
      </w:pPr>
      <w:bookmarkStart w:id="47" w:name="_Toc221783469"/>
      <w:r>
        <w:lastRenderedPageBreak/>
        <w:t>13. Stufenmodell der Umsetzung</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73ED613A" w14:textId="77777777">
        <w:tc>
          <w:tcPr>
            <w:tcW w:w="9026" w:type="dxa"/>
            <w:tcBorders>
              <w:top w:val="none" w:sz="0" w:space="0" w:color="FFFFFF"/>
              <w:left w:val="none" w:sz="0" w:space="0" w:color="FFFFFF"/>
              <w:bottom w:val="single" w:sz="6" w:space="0" w:color="0072C6"/>
              <w:right w:val="none" w:sz="0" w:space="0" w:color="FFFFFF"/>
            </w:tcBorders>
          </w:tcPr>
          <w:p w14:paraId="2173D635" w14:textId="77777777" w:rsidR="005A39E6" w:rsidRDefault="005A39E6"/>
        </w:tc>
      </w:tr>
    </w:tbl>
    <w:p w14:paraId="74B7F430" w14:textId="77777777" w:rsidR="005A39E6" w:rsidRDefault="005A39E6">
      <w:pPr>
        <w:spacing w:before="100"/>
      </w:pPr>
    </w:p>
    <w:p w14:paraId="501FDB09" w14:textId="77777777" w:rsidR="005A39E6" w:rsidRDefault="005151A9">
      <w:pPr>
        <w:spacing w:before="60" w:after="100" w:line="276" w:lineRule="auto"/>
        <w:jc w:val="both"/>
      </w:pPr>
      <w:r>
        <w:rPr>
          <w:color w:val="333333"/>
        </w:rPr>
        <w:t>Die Einführung der UWWB folgt einem logischen Stufenmodell, das eine schrittweise Wertschöpfung ermöglicht. Jede Stufe liefert eigenständigen Nutzen und bildet gleichzeitig die Grundlage für die nächste Ausbaustufe:</w:t>
      </w:r>
    </w:p>
    <w:p w14:paraId="7122BD03" w14:textId="77777777" w:rsidR="005A39E6" w:rsidRDefault="005A39E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5A39E6" w14:paraId="2055581A" w14:textId="77777777">
        <w:tc>
          <w:tcPr>
            <w:tcW w:w="1600" w:type="dxa"/>
            <w:tcBorders>
              <w:top w:val="single" w:sz="1" w:space="0" w:color="D0D0D0"/>
              <w:left w:val="single" w:sz="1" w:space="0" w:color="D0D0D0"/>
              <w:bottom w:val="single" w:sz="1" w:space="0" w:color="D0D0D0"/>
              <w:right w:val="single" w:sz="1" w:space="0" w:color="D0D0D0"/>
            </w:tcBorders>
            <w:shd w:val="clear" w:color="auto" w:fill="0072C6"/>
            <w:tcMar>
              <w:top w:w="80" w:type="dxa"/>
              <w:left w:w="120" w:type="dxa"/>
              <w:bottom w:w="80" w:type="dxa"/>
              <w:right w:w="120" w:type="dxa"/>
            </w:tcMar>
          </w:tcPr>
          <w:p w14:paraId="5CBA06A3" w14:textId="77777777" w:rsidR="005A39E6" w:rsidRDefault="005151A9">
            <w:pPr>
              <w:jc w:val="center"/>
            </w:pPr>
            <w:r>
              <w:rPr>
                <w:b/>
                <w:bCs/>
                <w:color w:val="FFFFFF"/>
                <w:sz w:val="18"/>
                <w:szCs w:val="18"/>
              </w:rPr>
              <w:t>Stufe</w:t>
            </w:r>
          </w:p>
        </w:tc>
        <w:tc>
          <w:tcPr>
            <w:tcW w:w="7426" w:type="dxa"/>
            <w:tcBorders>
              <w:top w:val="single" w:sz="1" w:space="0" w:color="D0D0D0"/>
              <w:left w:val="single" w:sz="1" w:space="0" w:color="D0D0D0"/>
              <w:bottom w:val="single" w:sz="1" w:space="0" w:color="D0D0D0"/>
              <w:right w:val="single" w:sz="1" w:space="0" w:color="D0D0D0"/>
            </w:tcBorders>
            <w:shd w:val="clear" w:color="auto" w:fill="0072C6"/>
            <w:tcMar>
              <w:top w:w="80" w:type="dxa"/>
              <w:left w:w="120" w:type="dxa"/>
              <w:bottom w:w="80" w:type="dxa"/>
              <w:right w:w="120" w:type="dxa"/>
            </w:tcMar>
          </w:tcPr>
          <w:p w14:paraId="679D8071" w14:textId="77777777" w:rsidR="005A39E6" w:rsidRDefault="005151A9">
            <w:r>
              <w:rPr>
                <w:b/>
                <w:bCs/>
                <w:color w:val="FFFFFF"/>
                <w:sz w:val="18"/>
                <w:szCs w:val="18"/>
              </w:rPr>
              <w:t>Fokus und Liefergegenstände</w:t>
            </w:r>
          </w:p>
        </w:tc>
      </w:tr>
      <w:tr w:rsidR="005A39E6" w14:paraId="3F6E5D98" w14:textId="77777777">
        <w:tc>
          <w:tcPr>
            <w:tcW w:w="16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0521AA40" w14:textId="77777777" w:rsidR="005A39E6" w:rsidRDefault="005151A9">
            <w:pPr>
              <w:jc w:val="center"/>
            </w:pPr>
            <w:r>
              <w:rPr>
                <w:b/>
                <w:bCs/>
                <w:color w:val="FFFFFF"/>
                <w:sz w:val="20"/>
                <w:szCs w:val="20"/>
              </w:rPr>
              <w:t>Stufe 1</w:t>
            </w:r>
          </w:p>
        </w:tc>
        <w:tc>
          <w:tcPr>
            <w:tcW w:w="742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tcPr>
          <w:p w14:paraId="778D13B1" w14:textId="77777777" w:rsidR="005A39E6" w:rsidRDefault="005151A9">
            <w:pPr>
              <w:spacing w:before="40" w:after="60"/>
            </w:pPr>
            <w:r>
              <w:rPr>
                <w:b/>
                <w:bCs/>
                <w:color w:val="003366"/>
                <w:sz w:val="20"/>
                <w:szCs w:val="20"/>
              </w:rPr>
              <w:t>Datenerfassung &amp; Strukturierung</w:t>
            </w:r>
          </w:p>
          <w:p w14:paraId="7A396136" w14:textId="77777777" w:rsidR="005A39E6" w:rsidRDefault="005151A9">
            <w:pPr>
              <w:spacing w:before="20" w:after="20"/>
            </w:pPr>
            <w:r>
              <w:rPr>
                <w:color w:val="333333"/>
                <w:sz w:val="19"/>
                <w:szCs w:val="19"/>
              </w:rPr>
              <w:t>• KI-basierte Extraktion und Strukturierung von Risikodaten (mgm AI Assistant)</w:t>
            </w:r>
          </w:p>
          <w:p w14:paraId="065354D3" w14:textId="77777777" w:rsidR="005A39E6" w:rsidRDefault="005151A9">
            <w:pPr>
              <w:spacing w:before="20" w:after="20"/>
            </w:pPr>
            <w:r>
              <w:rPr>
                <w:color w:val="333333"/>
                <w:sz w:val="19"/>
                <w:szCs w:val="19"/>
              </w:rPr>
              <w:t>• Qualitätssicherung durch Evaluation und Bewertungssystem</w:t>
            </w:r>
          </w:p>
          <w:p w14:paraId="45E9CE09" w14:textId="77777777" w:rsidR="005A39E6" w:rsidRDefault="005151A9">
            <w:pPr>
              <w:spacing w:before="20" w:after="20"/>
            </w:pPr>
            <w:r>
              <w:rPr>
                <w:color w:val="333333"/>
                <w:sz w:val="19"/>
                <w:szCs w:val="19"/>
              </w:rPr>
              <w:t>• Einzelrisiko-Fokus: Aufbau des Quote-to-Bind-Kerns</w:t>
            </w:r>
          </w:p>
          <w:p w14:paraId="35920FA1" w14:textId="77777777" w:rsidR="005A39E6" w:rsidRDefault="005151A9">
            <w:pPr>
              <w:spacing w:before="20" w:after="20"/>
            </w:pPr>
            <w:r>
              <w:rPr>
                <w:color w:val="333333"/>
                <w:sz w:val="19"/>
                <w:szCs w:val="19"/>
              </w:rPr>
              <w:t xml:space="preserve">• Erste Line </w:t>
            </w:r>
            <w:proofErr w:type="spellStart"/>
            <w:r>
              <w:rPr>
                <w:color w:val="333333"/>
                <w:sz w:val="19"/>
                <w:szCs w:val="19"/>
              </w:rPr>
              <w:t>of</w:t>
            </w:r>
            <w:proofErr w:type="spellEnd"/>
            <w:r>
              <w:rPr>
                <w:color w:val="333333"/>
                <w:sz w:val="19"/>
                <w:szCs w:val="19"/>
              </w:rPr>
              <w:t xml:space="preserve"> Business als Referenzimplementierung</w:t>
            </w:r>
          </w:p>
        </w:tc>
      </w:tr>
      <w:tr w:rsidR="005A39E6" w14:paraId="2CE03785" w14:textId="77777777">
        <w:tc>
          <w:tcPr>
            <w:tcW w:w="16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08095C5A" w14:textId="77777777" w:rsidR="005A39E6" w:rsidRDefault="005151A9">
            <w:pPr>
              <w:jc w:val="center"/>
            </w:pPr>
            <w:r>
              <w:rPr>
                <w:b/>
                <w:bCs/>
                <w:color w:val="FFFFFF"/>
                <w:sz w:val="20"/>
                <w:szCs w:val="20"/>
              </w:rPr>
              <w:t>Stufe 2</w:t>
            </w:r>
          </w:p>
        </w:tc>
        <w:tc>
          <w:tcPr>
            <w:tcW w:w="742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tcPr>
          <w:p w14:paraId="6A288AC9" w14:textId="77777777" w:rsidR="005A39E6" w:rsidRDefault="005151A9">
            <w:pPr>
              <w:spacing w:before="40" w:after="60"/>
            </w:pPr>
            <w:r>
              <w:rPr>
                <w:b/>
                <w:bCs/>
                <w:color w:val="003366"/>
                <w:sz w:val="20"/>
                <w:szCs w:val="20"/>
              </w:rPr>
              <w:t>Workflow &amp; Aktivitätssteuerung</w:t>
            </w:r>
          </w:p>
          <w:p w14:paraId="306133A9" w14:textId="77777777" w:rsidR="005A39E6" w:rsidRDefault="005151A9">
            <w:pPr>
              <w:spacing w:before="20" w:after="20"/>
            </w:pPr>
            <w:r>
              <w:rPr>
                <w:color w:val="333333"/>
                <w:sz w:val="19"/>
                <w:szCs w:val="19"/>
              </w:rPr>
              <w:t>• Prozessorchestrierung mit Workflow-Engine (</w:t>
            </w:r>
            <w:proofErr w:type="spellStart"/>
            <w:r>
              <w:rPr>
                <w:color w:val="333333"/>
                <w:sz w:val="19"/>
                <w:szCs w:val="19"/>
              </w:rPr>
              <w:t>Camunda</w:t>
            </w:r>
            <w:proofErr w:type="spellEnd"/>
            <w:r>
              <w:rPr>
                <w:color w:val="333333"/>
                <w:sz w:val="19"/>
                <w:szCs w:val="19"/>
              </w:rPr>
              <w:t>)</w:t>
            </w:r>
          </w:p>
          <w:p w14:paraId="1C07B0CA" w14:textId="77777777" w:rsidR="005A39E6" w:rsidRDefault="005151A9">
            <w:pPr>
              <w:spacing w:before="20" w:after="20"/>
            </w:pPr>
            <w:r>
              <w:rPr>
                <w:color w:val="333333"/>
                <w:sz w:val="19"/>
                <w:szCs w:val="19"/>
              </w:rPr>
              <w:t>• Hell-/Dunkel-Routing und Fast-Track-Automatisierung</w:t>
            </w:r>
          </w:p>
          <w:p w14:paraId="6E15F96A" w14:textId="77777777" w:rsidR="005A39E6" w:rsidRDefault="005151A9">
            <w:pPr>
              <w:spacing w:before="20" w:after="20"/>
            </w:pPr>
            <w:r>
              <w:rPr>
                <w:color w:val="333333"/>
                <w:sz w:val="19"/>
                <w:szCs w:val="19"/>
              </w:rPr>
              <w:t>• Aktivitätsmanagement und Mitarbeiterzuordnung</w:t>
            </w:r>
          </w:p>
          <w:p w14:paraId="5C0E5503" w14:textId="77777777" w:rsidR="005A39E6" w:rsidRDefault="005151A9">
            <w:pPr>
              <w:spacing w:before="20" w:after="20"/>
            </w:pPr>
            <w:r>
              <w:rPr>
                <w:color w:val="333333"/>
                <w:sz w:val="19"/>
                <w:szCs w:val="19"/>
              </w:rPr>
              <w:t>• Scoring-basierte Priorisierung der Arbeitslisten</w:t>
            </w:r>
          </w:p>
        </w:tc>
      </w:tr>
      <w:tr w:rsidR="005A39E6" w14:paraId="5356DA16" w14:textId="77777777">
        <w:tc>
          <w:tcPr>
            <w:tcW w:w="16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30BEC495" w14:textId="77777777" w:rsidR="005A39E6" w:rsidRDefault="005151A9">
            <w:pPr>
              <w:jc w:val="center"/>
            </w:pPr>
            <w:r>
              <w:rPr>
                <w:b/>
                <w:bCs/>
                <w:color w:val="FFFFFF"/>
                <w:sz w:val="20"/>
                <w:szCs w:val="20"/>
              </w:rPr>
              <w:t>Stufe 3</w:t>
            </w:r>
          </w:p>
        </w:tc>
        <w:tc>
          <w:tcPr>
            <w:tcW w:w="742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tcPr>
          <w:p w14:paraId="218844C0" w14:textId="77777777" w:rsidR="005A39E6" w:rsidRDefault="005151A9">
            <w:pPr>
              <w:spacing w:before="40" w:after="60"/>
            </w:pPr>
            <w:r>
              <w:rPr>
                <w:b/>
                <w:bCs/>
                <w:color w:val="003366"/>
                <w:sz w:val="20"/>
                <w:szCs w:val="20"/>
              </w:rPr>
              <w:t>Portfolio-Sichten &amp; Management-Dashboards</w:t>
            </w:r>
          </w:p>
          <w:p w14:paraId="03C22B35" w14:textId="77777777" w:rsidR="005A39E6" w:rsidRDefault="005151A9">
            <w:pPr>
              <w:spacing w:before="20" w:after="20"/>
            </w:pPr>
            <w:r>
              <w:rPr>
                <w:color w:val="333333"/>
                <w:sz w:val="19"/>
                <w:szCs w:val="19"/>
              </w:rPr>
              <w:t>• Rollenspezifische Dashboard-Entwicklung (Underwriter, Manager)</w:t>
            </w:r>
          </w:p>
          <w:p w14:paraId="4B003F3C" w14:textId="77777777" w:rsidR="005A39E6" w:rsidRDefault="005151A9">
            <w:pPr>
              <w:spacing w:before="20" w:after="20"/>
            </w:pPr>
            <w:r>
              <w:rPr>
                <w:color w:val="333333"/>
                <w:sz w:val="19"/>
                <w:szCs w:val="19"/>
              </w:rPr>
              <w:t xml:space="preserve">• </w:t>
            </w:r>
            <w:proofErr w:type="spellStart"/>
            <w:r>
              <w:rPr>
                <w:color w:val="333333"/>
                <w:sz w:val="19"/>
                <w:szCs w:val="19"/>
              </w:rPr>
              <w:t>Heatmap</w:t>
            </w:r>
            <w:proofErr w:type="spellEnd"/>
            <w:r>
              <w:rPr>
                <w:color w:val="333333"/>
                <w:sz w:val="19"/>
                <w:szCs w:val="19"/>
              </w:rPr>
              <w:t>-Visualisierung und UW-Pipeline-Übersicht</w:t>
            </w:r>
          </w:p>
          <w:p w14:paraId="6386B65D" w14:textId="77777777" w:rsidR="005A39E6" w:rsidRDefault="005151A9">
            <w:pPr>
              <w:spacing w:before="20" w:after="20"/>
            </w:pPr>
            <w:r>
              <w:rPr>
                <w:color w:val="333333"/>
                <w:sz w:val="19"/>
                <w:szCs w:val="19"/>
              </w:rPr>
              <w:t>• Drill-Down von Portfolio zu Einzelrisiko</w:t>
            </w:r>
          </w:p>
          <w:p w14:paraId="420EF842" w14:textId="77777777" w:rsidR="005A39E6" w:rsidRDefault="005151A9">
            <w:pPr>
              <w:spacing w:before="20" w:after="20"/>
            </w:pPr>
            <w:r>
              <w:rPr>
                <w:color w:val="333333"/>
                <w:sz w:val="19"/>
                <w:szCs w:val="19"/>
              </w:rPr>
              <w:t>• KPI-Monitoring und Kapazitätsanalyse</w:t>
            </w:r>
          </w:p>
        </w:tc>
      </w:tr>
      <w:tr w:rsidR="005A39E6" w14:paraId="2D67BF58" w14:textId="77777777">
        <w:tc>
          <w:tcPr>
            <w:tcW w:w="16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vAlign w:val="center"/>
          </w:tcPr>
          <w:p w14:paraId="45F95D3A" w14:textId="77777777" w:rsidR="005A39E6" w:rsidRDefault="005151A9">
            <w:pPr>
              <w:jc w:val="center"/>
            </w:pPr>
            <w:r>
              <w:rPr>
                <w:b/>
                <w:bCs/>
                <w:color w:val="FFFFFF"/>
                <w:sz w:val="20"/>
                <w:szCs w:val="20"/>
              </w:rPr>
              <w:t>Stufe 4</w:t>
            </w:r>
          </w:p>
        </w:tc>
        <w:tc>
          <w:tcPr>
            <w:tcW w:w="742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tcPr>
          <w:p w14:paraId="0A7A4EBE" w14:textId="77777777" w:rsidR="005A39E6" w:rsidRDefault="005151A9">
            <w:pPr>
              <w:spacing w:before="40" w:after="60"/>
            </w:pPr>
            <w:r>
              <w:rPr>
                <w:b/>
                <w:bCs/>
                <w:color w:val="003366"/>
                <w:sz w:val="20"/>
                <w:szCs w:val="20"/>
              </w:rPr>
              <w:t>Erweiterung &amp; Vertiefung</w:t>
            </w:r>
          </w:p>
          <w:p w14:paraId="112B8C3E" w14:textId="77777777" w:rsidR="005A39E6" w:rsidRDefault="005151A9">
            <w:pPr>
              <w:spacing w:before="20" w:after="20"/>
            </w:pPr>
            <w:r>
              <w:rPr>
                <w:color w:val="333333"/>
                <w:sz w:val="19"/>
                <w:szCs w:val="19"/>
              </w:rPr>
              <w:t xml:space="preserve">• Rollout auf weitere Lines </w:t>
            </w:r>
            <w:proofErr w:type="spellStart"/>
            <w:r>
              <w:rPr>
                <w:color w:val="333333"/>
                <w:sz w:val="19"/>
                <w:szCs w:val="19"/>
              </w:rPr>
              <w:t>of</w:t>
            </w:r>
            <w:proofErr w:type="spellEnd"/>
            <w:r>
              <w:rPr>
                <w:color w:val="333333"/>
                <w:sz w:val="19"/>
                <w:szCs w:val="19"/>
              </w:rPr>
              <w:t xml:space="preserve"> Business</w:t>
            </w:r>
          </w:p>
          <w:p w14:paraId="4EAFE95C" w14:textId="77777777" w:rsidR="005A39E6" w:rsidRDefault="005151A9">
            <w:pPr>
              <w:spacing w:before="20" w:after="20"/>
            </w:pPr>
            <w:r>
              <w:rPr>
                <w:color w:val="333333"/>
                <w:sz w:val="19"/>
                <w:szCs w:val="19"/>
              </w:rPr>
              <w:t xml:space="preserve">• </w:t>
            </w:r>
            <w:proofErr w:type="spellStart"/>
            <w:r>
              <w:rPr>
                <w:color w:val="333333"/>
                <w:sz w:val="19"/>
                <w:szCs w:val="19"/>
              </w:rPr>
              <w:t>Renewal</w:t>
            </w:r>
            <w:proofErr w:type="spellEnd"/>
            <w:r>
              <w:rPr>
                <w:color w:val="333333"/>
                <w:sz w:val="19"/>
                <w:szCs w:val="19"/>
              </w:rPr>
              <w:t>-Integration und Re-Underwriting (Sanierung)</w:t>
            </w:r>
          </w:p>
          <w:p w14:paraId="4D984929" w14:textId="77777777" w:rsidR="005A39E6" w:rsidRDefault="005151A9">
            <w:pPr>
              <w:spacing w:before="20" w:after="20"/>
            </w:pPr>
            <w:r>
              <w:rPr>
                <w:color w:val="333333"/>
                <w:sz w:val="19"/>
                <w:szCs w:val="19"/>
              </w:rPr>
              <w:t>• MGA-spezifische Funktionen (Vollmachten, Panel-Zuordnung)</w:t>
            </w:r>
          </w:p>
          <w:p w14:paraId="663B8275" w14:textId="77777777" w:rsidR="005A39E6" w:rsidRDefault="005151A9">
            <w:pPr>
              <w:spacing w:before="20" w:after="20"/>
            </w:pPr>
            <w:r>
              <w:rPr>
                <w:color w:val="333333"/>
                <w:sz w:val="19"/>
                <w:szCs w:val="19"/>
              </w:rPr>
              <w:t>• Erweiterte KI: trainierte Modelle, 360°-Sichten auf Kunden und Broker</w:t>
            </w:r>
          </w:p>
          <w:p w14:paraId="1408B72C" w14:textId="77777777" w:rsidR="005A39E6" w:rsidRDefault="005151A9">
            <w:pPr>
              <w:spacing w:before="20" w:after="20"/>
            </w:pPr>
            <w:r>
              <w:rPr>
                <w:color w:val="333333"/>
                <w:sz w:val="19"/>
                <w:szCs w:val="19"/>
              </w:rPr>
              <w:t xml:space="preserve">• Integration mit </w:t>
            </w:r>
            <w:proofErr w:type="spellStart"/>
            <w:r>
              <w:rPr>
                <w:color w:val="333333"/>
                <w:sz w:val="19"/>
                <w:szCs w:val="19"/>
              </w:rPr>
              <w:t>DataMarts</w:t>
            </w:r>
            <w:proofErr w:type="spellEnd"/>
            <w:r>
              <w:rPr>
                <w:color w:val="333333"/>
                <w:sz w:val="19"/>
                <w:szCs w:val="19"/>
              </w:rPr>
              <w:t>, Bestands- und Schadensystemen</w:t>
            </w:r>
          </w:p>
        </w:tc>
      </w:tr>
    </w:tbl>
    <w:p w14:paraId="00245AD4" w14:textId="77777777" w:rsidR="005A39E6" w:rsidRDefault="005A39E6">
      <w:pPr>
        <w:spacing w:before="100"/>
      </w:pPr>
    </w:p>
    <w:p w14:paraId="0DBD31EA" w14:textId="77777777" w:rsidR="005A39E6" w:rsidRDefault="005151A9">
      <w:pPr>
        <w:pStyle w:val="berschrift2"/>
      </w:pPr>
      <w:bookmarkStart w:id="48" w:name="_Toc221783470"/>
      <w:r>
        <w:t>13.1 Referenzimplementierung</w:t>
      </w:r>
      <w:bookmarkEnd w:id="48"/>
    </w:p>
    <w:p w14:paraId="2E3088A5" w14:textId="77777777" w:rsidR="005A39E6" w:rsidRDefault="005151A9">
      <w:pPr>
        <w:spacing w:before="60" w:after="100" w:line="276" w:lineRule="auto"/>
        <w:jc w:val="both"/>
      </w:pPr>
      <w:r>
        <w:rPr>
          <w:color w:val="333333"/>
        </w:rPr>
        <w:t xml:space="preserve">Die praktische Erprobung und iterative Weiterentwicklung der UWWB erfolgt im Rahmen eines Referenzprojekts mit der ersten Produktsparte </w:t>
      </w:r>
      <w:proofErr w:type="spellStart"/>
      <w:r>
        <w:rPr>
          <w:color w:val="333333"/>
        </w:rPr>
        <w:t>Contingency</w:t>
      </w:r>
      <w:proofErr w:type="spellEnd"/>
      <w:r>
        <w:rPr>
          <w:color w:val="333333"/>
        </w:rPr>
        <w:t xml:space="preserve"> (Event-Ausfallversicherung). Dieser Ansatz ermöglicht eine praxisnahe Validierung des Konzepts, direkte Kundenrückmeldung und Synergien mit laufender Systementwicklung.</w:t>
      </w:r>
    </w:p>
    <w:p w14:paraId="16F6F159" w14:textId="77777777" w:rsidR="005A39E6" w:rsidRDefault="005151A9">
      <w:pPr>
        <w:spacing w:before="60" w:after="100" w:line="276" w:lineRule="auto"/>
        <w:jc w:val="both"/>
      </w:pPr>
      <w:proofErr w:type="spellStart"/>
      <w:r>
        <w:rPr>
          <w:color w:val="333333"/>
        </w:rPr>
        <w:t>Contingency</w:t>
      </w:r>
      <w:proofErr w:type="spellEnd"/>
      <w:r>
        <w:rPr>
          <w:color w:val="333333"/>
        </w:rPr>
        <w:t xml:space="preserve"> eignet sich als Referenzsparte besonders gut, da die Versicherungsprodukte eine überschaubare Komplexität bei gleichzeitig hoher Prozessrelevanz aufweisen und sämtliche Kernfunktionen der UWWB – vom KI-gestützten </w:t>
      </w:r>
      <w:proofErr w:type="spellStart"/>
      <w:r>
        <w:rPr>
          <w:color w:val="333333"/>
        </w:rPr>
        <w:t>Intake</w:t>
      </w:r>
      <w:proofErr w:type="spellEnd"/>
      <w:r>
        <w:rPr>
          <w:color w:val="333333"/>
        </w:rPr>
        <w:t xml:space="preserve"> über die Risikobewertung bis zur Angebotserstellung – durchgängig erprobt werden können.</w:t>
      </w:r>
    </w:p>
    <w:p w14:paraId="1A95B35C" w14:textId="77777777" w:rsidR="005A39E6" w:rsidRDefault="005151A9">
      <w:r>
        <w:br w:type="page"/>
      </w:r>
    </w:p>
    <w:p w14:paraId="7C0E8398" w14:textId="77777777" w:rsidR="005A39E6" w:rsidRDefault="005151A9">
      <w:pPr>
        <w:pStyle w:val="berschrift1"/>
      </w:pPr>
      <w:bookmarkStart w:id="49" w:name="_Toc221783471"/>
      <w:r>
        <w:lastRenderedPageBreak/>
        <w:t>14. Plattformstrategie und Erweiterbarkeit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221B430D" w14:textId="77777777">
        <w:tc>
          <w:tcPr>
            <w:tcW w:w="9026" w:type="dxa"/>
            <w:tcBorders>
              <w:top w:val="none" w:sz="0" w:space="0" w:color="FFFFFF"/>
              <w:left w:val="none" w:sz="0" w:space="0" w:color="FFFFFF"/>
              <w:bottom w:val="single" w:sz="6" w:space="0" w:color="0072C6"/>
              <w:right w:val="none" w:sz="0" w:space="0" w:color="FFFFFF"/>
            </w:tcBorders>
          </w:tcPr>
          <w:p w14:paraId="53DB60BE" w14:textId="77777777" w:rsidR="005A39E6" w:rsidRDefault="005A39E6"/>
        </w:tc>
      </w:tr>
    </w:tbl>
    <w:p w14:paraId="0AE7FE07" w14:textId="77777777" w:rsidR="005A39E6" w:rsidRDefault="005A39E6">
      <w:pPr>
        <w:spacing w:before="100"/>
      </w:pPr>
    </w:p>
    <w:p w14:paraId="0108FDC8" w14:textId="77777777" w:rsidR="005A39E6" w:rsidRDefault="005151A9">
      <w:pPr>
        <w:pStyle w:val="berschrift2"/>
      </w:pPr>
      <w:bookmarkStart w:id="50" w:name="_Toc221783472"/>
      <w:r>
        <w:t>14.1 Die UWWB als Einstiegsmodul</w:t>
      </w:r>
      <w:bookmarkEnd w:id="50"/>
    </w:p>
    <w:p w14:paraId="50FC8DB7" w14:textId="77777777" w:rsidR="005A39E6" w:rsidRDefault="005151A9">
      <w:pPr>
        <w:spacing w:before="60" w:after="100" w:line="276" w:lineRule="auto"/>
        <w:jc w:val="both"/>
      </w:pPr>
      <w:r>
        <w:rPr>
          <w:color w:val="333333"/>
        </w:rPr>
        <w:t xml:space="preserve">Die Cosmo Underwriting Workbench ist strategisch als Einstiegsmodul einer übergreifenden Insurance </w:t>
      </w:r>
      <w:proofErr w:type="spellStart"/>
      <w:r>
        <w:rPr>
          <w:color w:val="333333"/>
        </w:rPr>
        <w:t>Workbench</w:t>
      </w:r>
      <w:proofErr w:type="spellEnd"/>
      <w:r>
        <w:rPr>
          <w:color w:val="333333"/>
        </w:rPr>
        <w:t>-Plattform positioniert. Viele Komponenten der UWWB – insbesondere die KI-gestützte Datenverarbeitung, die Workflow-Engine und die Dashboard-Infrastruktur – sind konzeptionell wiederverwendbar für angrenzende Prozesse.</w:t>
      </w:r>
    </w:p>
    <w:p w14:paraId="03D577D5" w14:textId="77777777" w:rsidR="005A39E6" w:rsidRDefault="005A39E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5A39E6" w14:paraId="7DD97D66" w14:textId="77777777">
        <w:tc>
          <w:tcPr>
            <w:tcW w:w="9026" w:type="dxa"/>
            <w:gridSpan w:val="4"/>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2F62D6DC" w14:textId="77777777" w:rsidR="005A39E6" w:rsidRDefault="005151A9">
            <w:pPr>
              <w:jc w:val="center"/>
            </w:pPr>
            <w:r>
              <w:rPr>
                <w:b/>
                <w:bCs/>
                <w:color w:val="FFFFFF"/>
                <w:sz w:val="20"/>
                <w:szCs w:val="20"/>
              </w:rPr>
              <w:t>INSURANCE WORKBENCH PLATTFORM</w:t>
            </w:r>
          </w:p>
        </w:tc>
      </w:tr>
      <w:tr w:rsidR="005A39E6" w:rsidRPr="00E30DF9" w14:paraId="5448ED98" w14:textId="77777777">
        <w:tc>
          <w:tcPr>
            <w:tcW w:w="2256" w:type="dxa"/>
            <w:tcBorders>
              <w:top w:val="single" w:sz="1" w:space="0" w:color="D0D0D0"/>
              <w:left w:val="single" w:sz="1" w:space="0" w:color="D0D0D0"/>
              <w:bottom w:val="single" w:sz="1" w:space="0" w:color="D0D0D0"/>
              <w:right w:val="single" w:sz="1" w:space="0" w:color="D0D0D0"/>
            </w:tcBorders>
            <w:shd w:val="clear" w:color="auto" w:fill="0072C6"/>
            <w:tcMar>
              <w:top w:w="80" w:type="dxa"/>
              <w:left w:w="120" w:type="dxa"/>
              <w:bottom w:w="80" w:type="dxa"/>
              <w:right w:w="120" w:type="dxa"/>
            </w:tcMar>
          </w:tcPr>
          <w:p w14:paraId="1BACBD33" w14:textId="77777777" w:rsidR="005A39E6" w:rsidRDefault="005151A9">
            <w:pPr>
              <w:spacing w:before="60" w:after="40"/>
              <w:jc w:val="center"/>
            </w:pPr>
            <w:r>
              <w:rPr>
                <w:b/>
                <w:bCs/>
                <w:color w:val="FFFFFF"/>
                <w:sz w:val="18"/>
                <w:szCs w:val="18"/>
              </w:rPr>
              <w:t xml:space="preserve">Underwriting </w:t>
            </w:r>
            <w:proofErr w:type="spellStart"/>
            <w:r>
              <w:rPr>
                <w:b/>
                <w:bCs/>
                <w:color w:val="FFFFFF"/>
                <w:sz w:val="18"/>
                <w:szCs w:val="18"/>
              </w:rPr>
              <w:t>Workbench</w:t>
            </w:r>
            <w:proofErr w:type="spellEnd"/>
          </w:p>
          <w:p w14:paraId="4CE30CD7" w14:textId="77777777" w:rsidR="005A39E6" w:rsidRDefault="005151A9">
            <w:pPr>
              <w:spacing w:before="10" w:after="10"/>
              <w:jc w:val="center"/>
            </w:pPr>
            <w:r>
              <w:rPr>
                <w:color w:val="D0E8FF"/>
                <w:sz w:val="16"/>
                <w:szCs w:val="16"/>
              </w:rPr>
              <w:t>Risikoerfassung</w:t>
            </w:r>
          </w:p>
          <w:p w14:paraId="3D70809A" w14:textId="77777777" w:rsidR="005A39E6" w:rsidRDefault="005151A9">
            <w:pPr>
              <w:spacing w:before="10" w:after="10"/>
              <w:jc w:val="center"/>
            </w:pPr>
            <w:r>
              <w:rPr>
                <w:color w:val="D0E8FF"/>
                <w:sz w:val="16"/>
                <w:szCs w:val="16"/>
              </w:rPr>
              <w:t>Bewertung</w:t>
            </w:r>
          </w:p>
          <w:p w14:paraId="20026E63" w14:textId="77777777" w:rsidR="005A39E6" w:rsidRDefault="005151A9">
            <w:pPr>
              <w:spacing w:before="10" w:after="10"/>
              <w:jc w:val="center"/>
            </w:pPr>
            <w:r>
              <w:rPr>
                <w:color w:val="D0E8FF"/>
                <w:sz w:val="16"/>
                <w:szCs w:val="16"/>
              </w:rPr>
              <w:t>Portfoliosteuerung</w:t>
            </w:r>
          </w:p>
        </w:tc>
        <w:tc>
          <w:tcPr>
            <w:tcW w:w="2256"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85188A9" w14:textId="77777777" w:rsidR="005A39E6" w:rsidRDefault="005151A9">
            <w:pPr>
              <w:spacing w:before="60" w:after="40"/>
              <w:jc w:val="center"/>
            </w:pPr>
            <w:r>
              <w:rPr>
                <w:b/>
                <w:bCs/>
                <w:color w:val="003366"/>
                <w:sz w:val="18"/>
                <w:szCs w:val="18"/>
              </w:rPr>
              <w:t xml:space="preserve">Broker </w:t>
            </w:r>
            <w:proofErr w:type="spellStart"/>
            <w:r>
              <w:rPr>
                <w:b/>
                <w:bCs/>
                <w:color w:val="003366"/>
                <w:sz w:val="18"/>
                <w:szCs w:val="18"/>
              </w:rPr>
              <w:t>Workbench</w:t>
            </w:r>
            <w:proofErr w:type="spellEnd"/>
          </w:p>
          <w:p w14:paraId="0AF473D2" w14:textId="77777777" w:rsidR="005A39E6" w:rsidRDefault="005151A9">
            <w:pPr>
              <w:spacing w:before="10" w:after="10"/>
              <w:jc w:val="center"/>
            </w:pPr>
            <w:r>
              <w:rPr>
                <w:color w:val="666666"/>
                <w:sz w:val="16"/>
                <w:szCs w:val="16"/>
              </w:rPr>
              <w:t>Ausschreibung</w:t>
            </w:r>
          </w:p>
          <w:p w14:paraId="5F0BEA25" w14:textId="77777777" w:rsidR="005A39E6" w:rsidRDefault="005151A9">
            <w:pPr>
              <w:spacing w:before="10" w:after="10"/>
              <w:jc w:val="center"/>
            </w:pPr>
            <w:r>
              <w:rPr>
                <w:color w:val="666666"/>
                <w:sz w:val="16"/>
                <w:szCs w:val="16"/>
              </w:rPr>
              <w:t>Vergleich</w:t>
            </w:r>
          </w:p>
          <w:p w14:paraId="672289BF" w14:textId="77777777" w:rsidR="005A39E6" w:rsidRDefault="005151A9">
            <w:pPr>
              <w:spacing w:before="10" w:after="10"/>
              <w:jc w:val="center"/>
            </w:pPr>
            <w:r>
              <w:rPr>
                <w:color w:val="666666"/>
                <w:sz w:val="16"/>
                <w:szCs w:val="16"/>
              </w:rPr>
              <w:t>Platzierung</w:t>
            </w:r>
          </w:p>
        </w:tc>
        <w:tc>
          <w:tcPr>
            <w:tcW w:w="2256"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30B4B57" w14:textId="77777777" w:rsidR="005A39E6" w:rsidRDefault="005151A9">
            <w:pPr>
              <w:spacing w:before="60" w:after="40"/>
              <w:jc w:val="center"/>
            </w:pPr>
            <w:r>
              <w:rPr>
                <w:b/>
                <w:bCs/>
                <w:color w:val="003366"/>
                <w:sz w:val="18"/>
                <w:szCs w:val="18"/>
              </w:rPr>
              <w:t>Claims Workbench</w:t>
            </w:r>
          </w:p>
          <w:p w14:paraId="5356121C" w14:textId="77777777" w:rsidR="005A39E6" w:rsidRDefault="005151A9">
            <w:pPr>
              <w:spacing w:before="10" w:after="10"/>
              <w:jc w:val="center"/>
            </w:pPr>
            <w:r>
              <w:rPr>
                <w:color w:val="666666"/>
                <w:sz w:val="16"/>
                <w:szCs w:val="16"/>
              </w:rPr>
              <w:t>Schadenerfassung</w:t>
            </w:r>
          </w:p>
          <w:p w14:paraId="28019D48" w14:textId="77777777" w:rsidR="005A39E6" w:rsidRDefault="005151A9">
            <w:pPr>
              <w:spacing w:before="10" w:after="10"/>
              <w:jc w:val="center"/>
            </w:pPr>
            <w:r>
              <w:rPr>
                <w:color w:val="666666"/>
                <w:sz w:val="16"/>
                <w:szCs w:val="16"/>
              </w:rPr>
              <w:t>Bearbeitung</w:t>
            </w:r>
          </w:p>
          <w:p w14:paraId="60FB9637" w14:textId="77777777" w:rsidR="005A39E6" w:rsidRDefault="005151A9">
            <w:pPr>
              <w:spacing w:before="10" w:after="10"/>
              <w:jc w:val="center"/>
            </w:pPr>
            <w:r>
              <w:rPr>
                <w:color w:val="666666"/>
                <w:sz w:val="16"/>
                <w:szCs w:val="16"/>
              </w:rPr>
              <w:t>Regulierung</w:t>
            </w:r>
          </w:p>
        </w:tc>
        <w:tc>
          <w:tcPr>
            <w:tcW w:w="2256"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EBEABA0" w14:textId="77777777" w:rsidR="005A39E6" w:rsidRPr="00E30DF9" w:rsidRDefault="005151A9">
            <w:pPr>
              <w:spacing w:before="60" w:after="40"/>
              <w:jc w:val="center"/>
              <w:rPr>
                <w:lang w:val="en-GB"/>
              </w:rPr>
            </w:pPr>
            <w:r w:rsidRPr="00E30DF9">
              <w:rPr>
                <w:b/>
                <w:bCs/>
                <w:color w:val="003366"/>
                <w:sz w:val="18"/>
                <w:szCs w:val="18"/>
                <w:lang w:val="en-GB"/>
              </w:rPr>
              <w:t>Sales Workbench</w:t>
            </w:r>
          </w:p>
          <w:p w14:paraId="63CAE553" w14:textId="77777777" w:rsidR="005A39E6" w:rsidRPr="00E30DF9" w:rsidRDefault="005151A9">
            <w:pPr>
              <w:spacing w:before="10" w:after="10"/>
              <w:jc w:val="center"/>
              <w:rPr>
                <w:lang w:val="en-GB"/>
              </w:rPr>
            </w:pPr>
            <w:r w:rsidRPr="00E30DF9">
              <w:rPr>
                <w:color w:val="666666"/>
                <w:sz w:val="16"/>
                <w:szCs w:val="16"/>
                <w:lang w:val="en-GB"/>
              </w:rPr>
              <w:t>Outbound</w:t>
            </w:r>
          </w:p>
          <w:p w14:paraId="79CC96F0" w14:textId="77777777" w:rsidR="005A39E6" w:rsidRPr="00E30DF9" w:rsidRDefault="005151A9">
            <w:pPr>
              <w:spacing w:before="10" w:after="10"/>
              <w:jc w:val="center"/>
              <w:rPr>
                <w:lang w:val="en-GB"/>
              </w:rPr>
            </w:pPr>
            <w:proofErr w:type="spellStart"/>
            <w:r w:rsidRPr="00E30DF9">
              <w:rPr>
                <w:color w:val="666666"/>
                <w:sz w:val="16"/>
                <w:szCs w:val="16"/>
                <w:lang w:val="en-GB"/>
              </w:rPr>
              <w:t>Kampagnen</w:t>
            </w:r>
            <w:proofErr w:type="spellEnd"/>
          </w:p>
          <w:p w14:paraId="38C763B5" w14:textId="77777777" w:rsidR="005A39E6" w:rsidRPr="00E30DF9" w:rsidRDefault="005151A9">
            <w:pPr>
              <w:spacing w:before="10" w:after="10"/>
              <w:jc w:val="center"/>
              <w:rPr>
                <w:lang w:val="en-GB"/>
              </w:rPr>
            </w:pPr>
            <w:r w:rsidRPr="00E30DF9">
              <w:rPr>
                <w:color w:val="666666"/>
                <w:sz w:val="16"/>
                <w:szCs w:val="16"/>
                <w:lang w:val="en-GB"/>
              </w:rPr>
              <w:t>Lead Management</w:t>
            </w:r>
          </w:p>
        </w:tc>
      </w:tr>
      <w:tr w:rsidR="005A39E6" w:rsidRPr="00E30DF9" w14:paraId="1B212098" w14:textId="77777777">
        <w:tc>
          <w:tcPr>
            <w:tcW w:w="9026" w:type="dxa"/>
            <w:gridSpan w:val="4"/>
            <w:tcBorders>
              <w:top w:val="single" w:sz="1" w:space="0" w:color="D0D0D0"/>
              <w:left w:val="single" w:sz="1" w:space="0" w:color="D0D0D0"/>
              <w:bottom w:val="single" w:sz="1" w:space="0" w:color="D0D0D0"/>
              <w:right w:val="single" w:sz="1" w:space="0" w:color="D0D0D0"/>
            </w:tcBorders>
            <w:shd w:val="clear" w:color="auto" w:fill="E8F1FA"/>
            <w:tcMar>
              <w:top w:w="80" w:type="dxa"/>
              <w:left w:w="120" w:type="dxa"/>
              <w:bottom w:w="80" w:type="dxa"/>
              <w:right w:w="120" w:type="dxa"/>
            </w:tcMar>
          </w:tcPr>
          <w:p w14:paraId="0CCFCE11" w14:textId="77777777" w:rsidR="005A39E6" w:rsidRPr="00E30DF9" w:rsidRDefault="005151A9">
            <w:pPr>
              <w:spacing w:before="40" w:after="40"/>
              <w:jc w:val="center"/>
              <w:rPr>
                <w:lang w:val="en-GB"/>
              </w:rPr>
            </w:pPr>
            <w:proofErr w:type="spellStart"/>
            <w:r w:rsidRPr="00E30DF9">
              <w:rPr>
                <w:b/>
                <w:bCs/>
                <w:color w:val="003366"/>
                <w:sz w:val="18"/>
                <w:szCs w:val="18"/>
                <w:lang w:val="en-GB"/>
              </w:rPr>
              <w:t>Gemeinsame</w:t>
            </w:r>
            <w:proofErr w:type="spellEnd"/>
            <w:r w:rsidRPr="00E30DF9">
              <w:rPr>
                <w:b/>
                <w:bCs/>
                <w:color w:val="003366"/>
                <w:sz w:val="18"/>
                <w:szCs w:val="18"/>
                <w:lang w:val="en-GB"/>
              </w:rPr>
              <w:t xml:space="preserve"> </w:t>
            </w:r>
            <w:proofErr w:type="spellStart"/>
            <w:r w:rsidRPr="00E30DF9">
              <w:rPr>
                <w:b/>
                <w:bCs/>
                <w:color w:val="003366"/>
                <w:sz w:val="18"/>
                <w:szCs w:val="18"/>
                <w:lang w:val="en-GB"/>
              </w:rPr>
              <w:t>Plattform</w:t>
            </w:r>
            <w:proofErr w:type="spellEnd"/>
            <w:r w:rsidRPr="00E30DF9">
              <w:rPr>
                <w:b/>
                <w:bCs/>
                <w:color w:val="003366"/>
                <w:sz w:val="18"/>
                <w:szCs w:val="18"/>
                <w:lang w:val="en-GB"/>
              </w:rPr>
              <w:t xml:space="preserve">-Services: </w:t>
            </w:r>
            <w:r w:rsidRPr="00E30DF9">
              <w:rPr>
                <w:color w:val="003366"/>
                <w:sz w:val="18"/>
                <w:szCs w:val="18"/>
                <w:lang w:val="en-GB"/>
              </w:rPr>
              <w:t>A12 • mgm AI Assistant • Workflow Engine • Dashboard Framework • Integrations-Layer</w:t>
            </w:r>
          </w:p>
        </w:tc>
      </w:tr>
    </w:tbl>
    <w:p w14:paraId="60EC2675" w14:textId="77777777" w:rsidR="005A39E6" w:rsidRPr="00E30DF9" w:rsidRDefault="005A39E6">
      <w:pPr>
        <w:spacing w:before="80"/>
        <w:rPr>
          <w:lang w:val="en-GB"/>
        </w:rPr>
      </w:pPr>
    </w:p>
    <w:p w14:paraId="5E8C3C08" w14:textId="77777777" w:rsidR="005A39E6" w:rsidRDefault="005151A9">
      <w:pPr>
        <w:spacing w:before="40" w:after="80" w:line="276" w:lineRule="auto"/>
      </w:pPr>
      <w:r>
        <w:rPr>
          <w:i/>
          <w:iCs/>
          <w:color w:val="666666"/>
          <w:sz w:val="20"/>
          <w:szCs w:val="20"/>
        </w:rPr>
        <w:t xml:space="preserve">Abbildung 5: Die UWWB als Einstiegsmodul der Insurance </w:t>
      </w:r>
      <w:proofErr w:type="spellStart"/>
      <w:r>
        <w:rPr>
          <w:i/>
          <w:iCs/>
          <w:color w:val="666666"/>
          <w:sz w:val="20"/>
          <w:szCs w:val="20"/>
        </w:rPr>
        <w:t>Workbench</w:t>
      </w:r>
      <w:proofErr w:type="spellEnd"/>
      <w:r>
        <w:rPr>
          <w:i/>
          <w:iCs/>
          <w:color w:val="666666"/>
          <w:sz w:val="20"/>
          <w:szCs w:val="20"/>
        </w:rPr>
        <w:t>-Plattform</w:t>
      </w:r>
    </w:p>
    <w:p w14:paraId="44E7DD77" w14:textId="77777777" w:rsidR="005A39E6" w:rsidRDefault="005A39E6">
      <w:pPr>
        <w:spacing w:before="100"/>
      </w:pPr>
    </w:p>
    <w:p w14:paraId="0E2800EA" w14:textId="77777777" w:rsidR="005A39E6" w:rsidRDefault="005151A9">
      <w:pPr>
        <w:pStyle w:val="berschrift2"/>
      </w:pPr>
      <w:bookmarkStart w:id="51" w:name="_Toc221783473"/>
      <w:r>
        <w:t>14.2 Erweiterungsmodule</w:t>
      </w:r>
      <w:bookmarkEnd w:id="51"/>
    </w:p>
    <w:p w14:paraId="2FB7CCF4" w14:textId="77777777" w:rsidR="005A39E6" w:rsidRDefault="005151A9">
      <w:pPr>
        <w:spacing w:before="60" w:after="100" w:line="276" w:lineRule="auto"/>
        <w:jc w:val="both"/>
      </w:pPr>
      <w:r>
        <w:rPr>
          <w:b/>
          <w:bCs/>
          <w:color w:val="333333"/>
        </w:rPr>
        <w:t xml:space="preserve">Broker </w:t>
      </w:r>
      <w:proofErr w:type="spellStart"/>
      <w:r>
        <w:rPr>
          <w:b/>
          <w:bCs/>
          <w:color w:val="333333"/>
        </w:rPr>
        <w:t>Workbench</w:t>
      </w:r>
      <w:proofErr w:type="spellEnd"/>
      <w:r>
        <w:rPr>
          <w:b/>
          <w:bCs/>
          <w:color w:val="333333"/>
        </w:rPr>
        <w:t xml:space="preserve">: </w:t>
      </w:r>
      <w:r>
        <w:rPr>
          <w:color w:val="333333"/>
        </w:rPr>
        <w:t>Unterstützung des Ausschreibungsprozesses (Angebot x N) mit Vergleichsfunktionen für eingehende Quotierungen.</w:t>
      </w:r>
    </w:p>
    <w:p w14:paraId="393E6C1B" w14:textId="77777777" w:rsidR="005A39E6" w:rsidRDefault="005151A9">
      <w:pPr>
        <w:spacing w:before="60" w:after="100" w:line="276" w:lineRule="auto"/>
        <w:jc w:val="both"/>
      </w:pPr>
      <w:r>
        <w:rPr>
          <w:b/>
          <w:bCs/>
          <w:color w:val="333333"/>
        </w:rPr>
        <w:t xml:space="preserve">Claims Workbench: </w:t>
      </w:r>
      <w:r>
        <w:rPr>
          <w:color w:val="333333"/>
        </w:rPr>
        <w:t>Schadenbearbeitung mit ähnlicher Prozessstruktur – Datenerfassung, Bewertung, Entscheidung, Dokumentation.</w:t>
      </w:r>
    </w:p>
    <w:p w14:paraId="2AC61BE1" w14:textId="77777777" w:rsidR="005A39E6" w:rsidRDefault="005151A9">
      <w:pPr>
        <w:spacing w:before="60" w:after="100" w:line="276" w:lineRule="auto"/>
        <w:jc w:val="both"/>
      </w:pPr>
      <w:r>
        <w:rPr>
          <w:b/>
          <w:bCs/>
          <w:color w:val="333333"/>
        </w:rPr>
        <w:t xml:space="preserve">Sales </w:t>
      </w:r>
      <w:proofErr w:type="spellStart"/>
      <w:r>
        <w:rPr>
          <w:b/>
          <w:bCs/>
          <w:color w:val="333333"/>
        </w:rPr>
        <w:t>Workbench</w:t>
      </w:r>
      <w:proofErr w:type="spellEnd"/>
      <w:r>
        <w:rPr>
          <w:b/>
          <w:bCs/>
          <w:color w:val="333333"/>
        </w:rPr>
        <w:t xml:space="preserve">: </w:t>
      </w:r>
      <w:r>
        <w:rPr>
          <w:color w:val="333333"/>
        </w:rPr>
        <w:t xml:space="preserve">Proaktive Kundenansprache (Outbound Business), Kampagnenmanagement, Lead- und </w:t>
      </w:r>
      <w:proofErr w:type="spellStart"/>
      <w:r>
        <w:rPr>
          <w:color w:val="333333"/>
        </w:rPr>
        <w:t>Opportunity</w:t>
      </w:r>
      <w:proofErr w:type="spellEnd"/>
      <w:r>
        <w:rPr>
          <w:color w:val="333333"/>
        </w:rPr>
        <w:t>-Management.</w:t>
      </w:r>
    </w:p>
    <w:p w14:paraId="0D2858F0" w14:textId="77777777" w:rsidR="005A39E6" w:rsidRDefault="005A39E6">
      <w:pPr>
        <w:spacing w:before="80"/>
      </w:pPr>
    </w:p>
    <w:p w14:paraId="5FE8ACA1" w14:textId="77777777" w:rsidR="005A39E6" w:rsidRDefault="005151A9">
      <w:pPr>
        <w:pStyle w:val="berschrift2"/>
      </w:pPr>
      <w:bookmarkStart w:id="52" w:name="_Toc221783474"/>
      <w:r>
        <w:t>14.3 MGA-spezifische Erweiterungen</w:t>
      </w:r>
      <w:bookmarkEnd w:id="52"/>
    </w:p>
    <w:p w14:paraId="7C33743A" w14:textId="77777777" w:rsidR="005A39E6" w:rsidRDefault="005151A9">
      <w:pPr>
        <w:spacing w:before="60" w:after="100" w:line="276" w:lineRule="auto"/>
        <w:jc w:val="both"/>
      </w:pPr>
      <w:r>
        <w:rPr>
          <w:color w:val="333333"/>
        </w:rPr>
        <w:t xml:space="preserve">Für Managing General </w:t>
      </w:r>
      <w:proofErr w:type="spellStart"/>
      <w:r>
        <w:rPr>
          <w:color w:val="333333"/>
        </w:rPr>
        <w:t>Agents</w:t>
      </w:r>
      <w:proofErr w:type="spellEnd"/>
      <w:r>
        <w:rPr>
          <w:color w:val="333333"/>
        </w:rPr>
        <w:t xml:space="preserve"> und Assekuradeure stehen zusätzliche Bausteine zur Verfügung, die den Kernprozess um die spezifischen Anforderungen der Zeichnungsvollmacht erweitern: Vollmachten-Management mit 4-Augen-Prinzip, automatische oder manuelle Panel-Zuordnung zu Risikoträgern, Kapazitätsverteilung großer Risiken auf mehrere Versicherer und Vergleich und Auswahl des optimalen Führungsversicherers.</w:t>
      </w:r>
    </w:p>
    <w:p w14:paraId="5CFEC9CF" w14:textId="77777777" w:rsidR="005A39E6" w:rsidRDefault="005151A9">
      <w:r>
        <w:br w:type="page"/>
      </w:r>
    </w:p>
    <w:p w14:paraId="3590E40A" w14:textId="77777777" w:rsidR="005A39E6" w:rsidRDefault="005151A9">
      <w:pPr>
        <w:pStyle w:val="berschrift1"/>
      </w:pPr>
      <w:bookmarkStart w:id="53" w:name="_Toc221783475"/>
      <w:r>
        <w:lastRenderedPageBreak/>
        <w:t>15. Zusammenfassung und Ausblick</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3268FABA" w14:textId="77777777">
        <w:tc>
          <w:tcPr>
            <w:tcW w:w="9026" w:type="dxa"/>
            <w:tcBorders>
              <w:top w:val="none" w:sz="0" w:space="0" w:color="FFFFFF"/>
              <w:left w:val="none" w:sz="0" w:space="0" w:color="FFFFFF"/>
              <w:bottom w:val="single" w:sz="6" w:space="0" w:color="0072C6"/>
              <w:right w:val="none" w:sz="0" w:space="0" w:color="FFFFFF"/>
            </w:tcBorders>
          </w:tcPr>
          <w:p w14:paraId="1289254F" w14:textId="77777777" w:rsidR="005A39E6" w:rsidRDefault="005A39E6"/>
        </w:tc>
      </w:tr>
    </w:tbl>
    <w:p w14:paraId="00677FCD" w14:textId="77777777" w:rsidR="005A39E6" w:rsidRDefault="005A39E6">
      <w:pPr>
        <w:spacing w:before="100"/>
      </w:pPr>
    </w:p>
    <w:p w14:paraId="1D9E80DD" w14:textId="77777777" w:rsidR="005A39E6" w:rsidRDefault="005151A9">
      <w:pPr>
        <w:spacing w:before="60" w:after="100" w:line="276" w:lineRule="auto"/>
        <w:jc w:val="both"/>
      </w:pPr>
      <w:r>
        <w:rPr>
          <w:color w:val="333333"/>
        </w:rPr>
        <w:t>Die Cosmo Underwriting Workbench repräsentiert einen ganzheitlichen Ansatz zur Modernisierung des Underwriting-Prozesses. Sie verbindet die Tiefe KI-gestützter Datenverarbeitung mit der Breite einer durchgängigen Prozessorchestrierung und der strategischen Relevanz einer Portfolio-Perspektive für das Management.</w:t>
      </w:r>
    </w:p>
    <w:p w14:paraId="64C26A43" w14:textId="77777777" w:rsidR="005A39E6" w:rsidRDefault="005A39E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14:paraId="159B9189" w14:textId="77777777">
        <w:tc>
          <w:tcPr>
            <w:tcW w:w="9026" w:type="dxa"/>
            <w:tcBorders>
              <w:top w:val="single" w:sz="4" w:space="0" w:color="0072C6"/>
              <w:left w:val="none" w:sz="0" w:space="0" w:color="FFFFFF"/>
              <w:bottom w:val="single" w:sz="4" w:space="0" w:color="0072C6"/>
              <w:right w:val="none" w:sz="0" w:space="0" w:color="FFFFFF"/>
            </w:tcBorders>
            <w:shd w:val="clear" w:color="auto" w:fill="E8F1FA"/>
            <w:tcMar>
              <w:top w:w="200" w:type="dxa"/>
              <w:left w:w="300" w:type="dxa"/>
              <w:bottom w:w="200" w:type="dxa"/>
              <w:right w:w="300" w:type="dxa"/>
            </w:tcMar>
          </w:tcPr>
          <w:p w14:paraId="11737B9D" w14:textId="77777777" w:rsidR="005A39E6" w:rsidRDefault="005151A9">
            <w:pPr>
              <w:spacing w:after="120"/>
            </w:pPr>
            <w:r>
              <w:rPr>
                <w:b/>
                <w:bCs/>
                <w:color w:val="003366"/>
                <w:sz w:val="22"/>
                <w:szCs w:val="22"/>
              </w:rPr>
              <w:t>Kernelemente der Cosmo Underwriting Workbench</w:t>
            </w:r>
          </w:p>
          <w:p w14:paraId="1659DF66" w14:textId="77777777" w:rsidR="005A39E6" w:rsidRDefault="005151A9">
            <w:pPr>
              <w:spacing w:before="40" w:after="40"/>
            </w:pPr>
            <w:r>
              <w:rPr>
                <w:b/>
                <w:bCs/>
                <w:color w:val="0072C6"/>
                <w:sz w:val="20"/>
                <w:szCs w:val="20"/>
              </w:rPr>
              <w:t xml:space="preserve">1. Zwei-Ebenen-Architektur: </w:t>
            </w:r>
            <w:r>
              <w:rPr>
                <w:color w:val="333333"/>
                <w:sz w:val="20"/>
                <w:szCs w:val="20"/>
              </w:rPr>
              <w:t>Einzelrisiko-Perspektive und Portfolio-Perspektive</w:t>
            </w:r>
          </w:p>
          <w:p w14:paraId="10DC09B9" w14:textId="77777777" w:rsidR="005A39E6" w:rsidRDefault="005151A9">
            <w:pPr>
              <w:spacing w:before="40" w:after="40"/>
            </w:pPr>
            <w:r>
              <w:rPr>
                <w:b/>
                <w:bCs/>
                <w:color w:val="0072C6"/>
                <w:sz w:val="20"/>
                <w:szCs w:val="20"/>
              </w:rPr>
              <w:t xml:space="preserve">2. Prozessorchestrierung: </w:t>
            </w:r>
            <w:r>
              <w:rPr>
                <w:color w:val="333333"/>
                <w:sz w:val="20"/>
                <w:szCs w:val="20"/>
              </w:rPr>
              <w:t>Durchgängiges Workflow- und Aktivitätsmanagement</w:t>
            </w:r>
          </w:p>
          <w:p w14:paraId="646DC47D" w14:textId="77777777" w:rsidR="005A39E6" w:rsidRDefault="005151A9">
            <w:pPr>
              <w:spacing w:before="40" w:after="40"/>
            </w:pPr>
            <w:r>
              <w:rPr>
                <w:b/>
                <w:bCs/>
                <w:color w:val="0072C6"/>
                <w:sz w:val="20"/>
                <w:szCs w:val="20"/>
              </w:rPr>
              <w:t xml:space="preserve">3. Drei Kernziele: </w:t>
            </w:r>
            <w:r>
              <w:rPr>
                <w:color w:val="333333"/>
                <w:sz w:val="20"/>
                <w:szCs w:val="20"/>
              </w:rPr>
              <w:t>Effizienz, Transparenz, Qualität</w:t>
            </w:r>
          </w:p>
          <w:p w14:paraId="6217D7C9" w14:textId="77777777" w:rsidR="005A39E6" w:rsidRDefault="005151A9">
            <w:pPr>
              <w:spacing w:before="40" w:after="40"/>
            </w:pPr>
            <w:r>
              <w:rPr>
                <w:b/>
                <w:bCs/>
                <w:color w:val="0072C6"/>
                <w:sz w:val="20"/>
                <w:szCs w:val="20"/>
              </w:rPr>
              <w:t xml:space="preserve">4. Flexible Verarbeitung: </w:t>
            </w:r>
            <w:r>
              <w:rPr>
                <w:color w:val="333333"/>
                <w:sz w:val="20"/>
                <w:szCs w:val="20"/>
              </w:rPr>
              <w:t>Hell-/Dunkelsteuerung pro Prozessschritt</w:t>
            </w:r>
          </w:p>
          <w:p w14:paraId="47BE14D5" w14:textId="77777777" w:rsidR="005A39E6" w:rsidRDefault="005151A9">
            <w:pPr>
              <w:spacing w:before="40" w:after="40"/>
            </w:pPr>
            <w:r>
              <w:rPr>
                <w:b/>
                <w:bCs/>
                <w:color w:val="0072C6"/>
                <w:sz w:val="20"/>
                <w:szCs w:val="20"/>
              </w:rPr>
              <w:t xml:space="preserve">5. KI als integraler Bestandteil: </w:t>
            </w:r>
            <w:r>
              <w:rPr>
                <w:color w:val="333333"/>
                <w:sz w:val="20"/>
                <w:szCs w:val="20"/>
              </w:rPr>
              <w:t>Durchgängig in Strukturierung, Anreicherung und Bewertung</w:t>
            </w:r>
          </w:p>
          <w:p w14:paraId="62320EE9" w14:textId="77777777" w:rsidR="005A39E6" w:rsidRDefault="005151A9">
            <w:pPr>
              <w:spacing w:before="40" w:after="40"/>
            </w:pPr>
            <w:r>
              <w:rPr>
                <w:b/>
                <w:bCs/>
                <w:color w:val="0072C6"/>
                <w:sz w:val="20"/>
                <w:szCs w:val="20"/>
              </w:rPr>
              <w:t xml:space="preserve">6. Modulare Architektur: </w:t>
            </w:r>
            <w:r>
              <w:rPr>
                <w:color w:val="333333"/>
                <w:sz w:val="20"/>
                <w:szCs w:val="20"/>
              </w:rPr>
              <w:t>Schrittweise Implementierung, Integration statt Ablösung</w:t>
            </w:r>
          </w:p>
          <w:p w14:paraId="3572F130" w14:textId="77777777" w:rsidR="005A39E6" w:rsidRDefault="005151A9">
            <w:pPr>
              <w:spacing w:before="40"/>
            </w:pPr>
            <w:r>
              <w:rPr>
                <w:b/>
                <w:bCs/>
                <w:color w:val="0072C6"/>
                <w:sz w:val="20"/>
                <w:szCs w:val="20"/>
              </w:rPr>
              <w:t xml:space="preserve">7. Plattformstrategie: </w:t>
            </w:r>
            <w:r>
              <w:rPr>
                <w:color w:val="333333"/>
                <w:sz w:val="20"/>
                <w:szCs w:val="20"/>
              </w:rPr>
              <w:t xml:space="preserve">UWWB als Einstiegsmodul einer Insurance </w:t>
            </w:r>
            <w:proofErr w:type="spellStart"/>
            <w:r>
              <w:rPr>
                <w:color w:val="333333"/>
                <w:sz w:val="20"/>
                <w:szCs w:val="20"/>
              </w:rPr>
              <w:t>Workbench</w:t>
            </w:r>
            <w:proofErr w:type="spellEnd"/>
          </w:p>
        </w:tc>
      </w:tr>
    </w:tbl>
    <w:p w14:paraId="0C2AF91C" w14:textId="77777777" w:rsidR="005A39E6" w:rsidRDefault="005A39E6">
      <w:pPr>
        <w:spacing w:before="120"/>
      </w:pPr>
    </w:p>
    <w:p w14:paraId="67A34D75" w14:textId="77777777" w:rsidR="005A39E6" w:rsidRDefault="005151A9">
      <w:pPr>
        <w:pStyle w:val="berschrift2"/>
      </w:pPr>
      <w:bookmarkStart w:id="54" w:name="_Toc221783476"/>
      <w:r>
        <w:t>Ausblick</w:t>
      </w:r>
      <w:bookmarkEnd w:id="54"/>
    </w:p>
    <w:p w14:paraId="7EDF7ABC" w14:textId="226A8DBB" w:rsidR="005A39E6" w:rsidRDefault="005151A9">
      <w:pPr>
        <w:spacing w:before="60" w:after="100" w:line="276" w:lineRule="auto"/>
        <w:jc w:val="both"/>
      </w:pPr>
      <w:r>
        <w:rPr>
          <w:color w:val="333333"/>
        </w:rPr>
        <w:t xml:space="preserve">Die UWWB steht am Beginn einer Entwicklung, die über das reine Underwriting hinausweist. Die </w:t>
      </w:r>
      <w:r w:rsidR="00342D3E">
        <w:rPr>
          <w:color w:val="333333"/>
        </w:rPr>
        <w:t>zugrundeliegende</w:t>
      </w:r>
      <w:r>
        <w:rPr>
          <w:color w:val="333333"/>
        </w:rPr>
        <w:t xml:space="preserve"> Plattformstrategie ermöglicht es, die gewonnenen Fähigkeiten – KI-gestützte Datenverarbeitung, intelligente Prozesssteuerung, Portfolio-Sichten – sukzessive auf angrenzende Wertschöpfungsbereiche der Versicherungswirtschaft zu übertragen.</w:t>
      </w:r>
    </w:p>
    <w:p w14:paraId="5E747A74" w14:textId="77777777" w:rsidR="005A39E6" w:rsidRDefault="005151A9">
      <w:pPr>
        <w:spacing w:before="60" w:after="100" w:line="276" w:lineRule="auto"/>
        <w:jc w:val="both"/>
      </w:pPr>
      <w:r>
        <w:rPr>
          <w:color w:val="333333"/>
        </w:rPr>
        <w:t xml:space="preserve">Der nächste Schritt ist die Validierung und Verfeinerung des Konzepts im Rahmen der Referenzimplementierung. Die Erfahrungen aus diesem Pilotprojekt werden die Grundlage für die Weiterentwicklung und den Rollout auf weitere Lines </w:t>
      </w:r>
      <w:proofErr w:type="spellStart"/>
      <w:r>
        <w:rPr>
          <w:color w:val="333333"/>
        </w:rPr>
        <w:t>of</w:t>
      </w:r>
      <w:proofErr w:type="spellEnd"/>
      <w:r>
        <w:rPr>
          <w:color w:val="333333"/>
        </w:rPr>
        <w:t xml:space="preserve"> Business bilden.</w:t>
      </w:r>
    </w:p>
    <w:p w14:paraId="358A8D3B" w14:textId="77777777" w:rsidR="005A39E6" w:rsidRDefault="005A39E6">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A39E6" w:rsidRPr="00E30DF9" w14:paraId="16811D50" w14:textId="77777777">
        <w:tc>
          <w:tcPr>
            <w:tcW w:w="9026" w:type="dxa"/>
            <w:tcBorders>
              <w:top w:val="none" w:sz="0" w:space="0" w:color="FFFFFF"/>
              <w:left w:val="none" w:sz="0" w:space="0" w:color="FFFFFF"/>
              <w:bottom w:val="none" w:sz="0" w:space="0" w:color="FFFFFF"/>
              <w:right w:val="none" w:sz="0" w:space="0" w:color="FFFFFF"/>
            </w:tcBorders>
            <w:shd w:val="clear" w:color="auto" w:fill="F5F5F5"/>
            <w:tcMar>
              <w:top w:w="200" w:type="dxa"/>
              <w:left w:w="300" w:type="dxa"/>
              <w:bottom w:w="200" w:type="dxa"/>
              <w:right w:w="300" w:type="dxa"/>
            </w:tcMar>
          </w:tcPr>
          <w:p w14:paraId="1F58E927" w14:textId="77777777" w:rsidR="005A39E6" w:rsidRDefault="005151A9">
            <w:pPr>
              <w:spacing w:after="60"/>
            </w:pPr>
            <w:r>
              <w:rPr>
                <w:b/>
                <w:bCs/>
                <w:color w:val="003366"/>
                <w:sz w:val="20"/>
                <w:szCs w:val="20"/>
              </w:rPr>
              <w:t xml:space="preserve">mgm </w:t>
            </w:r>
            <w:proofErr w:type="spellStart"/>
            <w:r>
              <w:rPr>
                <w:b/>
                <w:bCs/>
                <w:color w:val="003366"/>
                <w:sz w:val="20"/>
                <w:szCs w:val="20"/>
              </w:rPr>
              <w:t>technology</w:t>
            </w:r>
            <w:proofErr w:type="spellEnd"/>
            <w:r>
              <w:rPr>
                <w:b/>
                <w:bCs/>
                <w:color w:val="003366"/>
                <w:sz w:val="20"/>
                <w:szCs w:val="20"/>
              </w:rPr>
              <w:t xml:space="preserve"> </w:t>
            </w:r>
            <w:proofErr w:type="spellStart"/>
            <w:r>
              <w:rPr>
                <w:b/>
                <w:bCs/>
                <w:color w:val="003366"/>
                <w:sz w:val="20"/>
                <w:szCs w:val="20"/>
              </w:rPr>
              <w:t>partners</w:t>
            </w:r>
            <w:proofErr w:type="spellEnd"/>
            <w:r>
              <w:rPr>
                <w:b/>
                <w:bCs/>
                <w:color w:val="003366"/>
                <w:sz w:val="20"/>
                <w:szCs w:val="20"/>
              </w:rPr>
              <w:t xml:space="preserve"> GmbH</w:t>
            </w:r>
          </w:p>
          <w:p w14:paraId="30F5330B" w14:textId="77777777" w:rsidR="005A39E6" w:rsidRDefault="005151A9">
            <w:pPr>
              <w:spacing w:after="20"/>
            </w:pPr>
            <w:r>
              <w:rPr>
                <w:color w:val="666666"/>
                <w:sz w:val="18"/>
                <w:szCs w:val="18"/>
              </w:rPr>
              <w:t>Taunusstr. 23 • 80807 München</w:t>
            </w:r>
          </w:p>
          <w:p w14:paraId="49B3F779" w14:textId="77777777" w:rsidR="005A39E6" w:rsidRPr="00E30DF9" w:rsidRDefault="005151A9">
            <w:pPr>
              <w:spacing w:after="20"/>
              <w:rPr>
                <w:lang w:val="en-GB"/>
              </w:rPr>
            </w:pPr>
            <w:r w:rsidRPr="00E30DF9">
              <w:rPr>
                <w:color w:val="0072C6"/>
                <w:sz w:val="18"/>
                <w:szCs w:val="18"/>
                <w:lang w:val="en-GB"/>
              </w:rPr>
              <w:t>www.mgm-tp.com</w:t>
            </w:r>
          </w:p>
          <w:p w14:paraId="1829CBEE" w14:textId="77777777" w:rsidR="005A39E6" w:rsidRPr="00E30DF9" w:rsidRDefault="005151A9">
            <w:pPr>
              <w:spacing w:before="20"/>
              <w:rPr>
                <w:lang w:val="en-GB"/>
              </w:rPr>
            </w:pPr>
            <w:r w:rsidRPr="00E30DF9">
              <w:rPr>
                <w:i/>
                <w:iCs/>
                <w:color w:val="0072C6"/>
                <w:sz w:val="18"/>
                <w:szCs w:val="18"/>
                <w:lang w:val="en-GB"/>
              </w:rPr>
              <w:t>Innovation Implemented.</w:t>
            </w:r>
          </w:p>
        </w:tc>
      </w:tr>
    </w:tbl>
    <w:p w14:paraId="724E5436" w14:textId="77777777" w:rsidR="005151A9" w:rsidRPr="00E30DF9" w:rsidRDefault="005151A9">
      <w:pPr>
        <w:rPr>
          <w:lang w:val="en-GB"/>
        </w:rPr>
      </w:pPr>
    </w:p>
    <w:sectPr w:rsidR="005151A9" w:rsidRPr="00E30DF9">
      <w:headerReference w:type="default" r:id="rId10"/>
      <w:footerReference w:type="default" r:id="rId11"/>
      <w:pgSz w:w="11906" w:h="16838"/>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FC9EC" w14:textId="77777777" w:rsidR="00017D32" w:rsidRDefault="00017D32">
      <w:r>
        <w:separator/>
      </w:r>
    </w:p>
  </w:endnote>
  <w:endnote w:type="continuationSeparator" w:id="0">
    <w:p w14:paraId="2FA4FA24" w14:textId="77777777" w:rsidR="00017D32" w:rsidRDefault="00017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151A9" w14:paraId="68C7DE0D" w14:textId="77777777">
      <w:tc>
        <w:tcPr>
          <w:tcW w:w="4513" w:type="dxa"/>
          <w:tcBorders>
            <w:top w:val="single" w:sz="1" w:space="0" w:color="D0D0D0"/>
            <w:left w:val="none" w:sz="0" w:space="0" w:color="FFFFFF"/>
            <w:bottom w:val="none" w:sz="0" w:space="0" w:color="FFFFFF"/>
            <w:right w:val="none" w:sz="0" w:space="0" w:color="FFFFFF"/>
          </w:tcBorders>
        </w:tcPr>
        <w:p w14:paraId="2AF5FE63" w14:textId="77777777" w:rsidR="005151A9" w:rsidRDefault="005151A9">
          <w:pPr>
            <w:spacing w:before="60"/>
          </w:pPr>
          <w:r>
            <w:rPr>
              <w:color w:val="666666"/>
              <w:sz w:val="16"/>
              <w:szCs w:val="16"/>
            </w:rPr>
            <w:t xml:space="preserve">© 2026 mgm </w:t>
          </w:r>
          <w:proofErr w:type="spellStart"/>
          <w:r>
            <w:rPr>
              <w:color w:val="666666"/>
              <w:sz w:val="16"/>
              <w:szCs w:val="16"/>
            </w:rPr>
            <w:t>technology</w:t>
          </w:r>
          <w:proofErr w:type="spellEnd"/>
          <w:r>
            <w:rPr>
              <w:color w:val="666666"/>
              <w:sz w:val="16"/>
              <w:szCs w:val="16"/>
            </w:rPr>
            <w:t xml:space="preserve"> </w:t>
          </w:r>
          <w:proofErr w:type="spellStart"/>
          <w:r>
            <w:rPr>
              <w:color w:val="666666"/>
              <w:sz w:val="16"/>
              <w:szCs w:val="16"/>
            </w:rPr>
            <w:t>partners</w:t>
          </w:r>
          <w:proofErr w:type="spellEnd"/>
          <w:r>
            <w:rPr>
              <w:color w:val="666666"/>
              <w:sz w:val="16"/>
              <w:szCs w:val="16"/>
            </w:rPr>
            <w:t xml:space="preserve"> GmbH</w:t>
          </w:r>
        </w:p>
      </w:tc>
      <w:tc>
        <w:tcPr>
          <w:tcW w:w="4513" w:type="dxa"/>
          <w:tcBorders>
            <w:top w:val="single" w:sz="1" w:space="0" w:color="D0D0D0"/>
            <w:left w:val="none" w:sz="0" w:space="0" w:color="FFFFFF"/>
            <w:bottom w:val="none" w:sz="0" w:space="0" w:color="FFFFFF"/>
            <w:right w:val="none" w:sz="0" w:space="0" w:color="FFFFFF"/>
          </w:tcBorders>
        </w:tcPr>
        <w:p w14:paraId="3A2CEE89" w14:textId="77777777" w:rsidR="005151A9" w:rsidRDefault="005151A9">
          <w:pPr>
            <w:spacing w:before="60"/>
            <w:jc w:val="right"/>
          </w:pPr>
          <w:r>
            <w:rPr>
              <w:color w:val="666666"/>
              <w:sz w:val="16"/>
              <w:szCs w:val="16"/>
            </w:rPr>
            <w:t xml:space="preserve">Seite </w:t>
          </w:r>
          <w:r>
            <w:rPr>
              <w:color w:val="666666"/>
              <w:sz w:val="16"/>
              <w:szCs w:val="16"/>
            </w:rPr>
            <w:fldChar w:fldCharType="begin"/>
          </w:r>
          <w:r>
            <w:rPr>
              <w:color w:val="666666"/>
              <w:sz w:val="16"/>
              <w:szCs w:val="16"/>
            </w:rPr>
            <w:instrText>PAGE</w:instrText>
          </w:r>
          <w:r>
            <w:rPr>
              <w:color w:val="666666"/>
              <w:sz w:val="16"/>
              <w:szCs w:val="16"/>
            </w:rPr>
            <w:fldChar w:fldCharType="separate"/>
          </w:r>
          <w:r w:rsidR="002C471E">
            <w:rPr>
              <w:noProof/>
              <w:color w:val="666666"/>
              <w:sz w:val="16"/>
              <w:szCs w:val="16"/>
            </w:rPr>
            <w:t>3</w:t>
          </w:r>
          <w:r>
            <w:rPr>
              <w:color w:val="666666"/>
              <w:sz w:val="16"/>
              <w:szCs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151A9" w14:paraId="738A63C3" w14:textId="77777777">
      <w:tc>
        <w:tcPr>
          <w:tcW w:w="4513" w:type="dxa"/>
          <w:tcBorders>
            <w:top w:val="single" w:sz="1" w:space="0" w:color="D0D0D0"/>
            <w:left w:val="none" w:sz="0" w:space="0" w:color="FFFFFF"/>
            <w:bottom w:val="none" w:sz="0" w:space="0" w:color="FFFFFF"/>
            <w:right w:val="none" w:sz="0" w:space="0" w:color="FFFFFF"/>
          </w:tcBorders>
        </w:tcPr>
        <w:p w14:paraId="2EC372CB" w14:textId="77777777" w:rsidR="005151A9" w:rsidRDefault="005151A9">
          <w:pPr>
            <w:spacing w:before="60"/>
          </w:pPr>
          <w:r>
            <w:rPr>
              <w:color w:val="666666"/>
              <w:sz w:val="16"/>
              <w:szCs w:val="16"/>
            </w:rPr>
            <w:t xml:space="preserve">© 2026 mgm </w:t>
          </w:r>
          <w:proofErr w:type="spellStart"/>
          <w:r>
            <w:rPr>
              <w:color w:val="666666"/>
              <w:sz w:val="16"/>
              <w:szCs w:val="16"/>
            </w:rPr>
            <w:t>technology</w:t>
          </w:r>
          <w:proofErr w:type="spellEnd"/>
          <w:r>
            <w:rPr>
              <w:color w:val="666666"/>
              <w:sz w:val="16"/>
              <w:szCs w:val="16"/>
            </w:rPr>
            <w:t xml:space="preserve"> </w:t>
          </w:r>
          <w:proofErr w:type="spellStart"/>
          <w:r>
            <w:rPr>
              <w:color w:val="666666"/>
              <w:sz w:val="16"/>
              <w:szCs w:val="16"/>
            </w:rPr>
            <w:t>partners</w:t>
          </w:r>
          <w:proofErr w:type="spellEnd"/>
          <w:r>
            <w:rPr>
              <w:color w:val="666666"/>
              <w:sz w:val="16"/>
              <w:szCs w:val="16"/>
            </w:rPr>
            <w:t xml:space="preserve"> GmbH</w:t>
          </w:r>
        </w:p>
      </w:tc>
      <w:tc>
        <w:tcPr>
          <w:tcW w:w="4513" w:type="dxa"/>
          <w:tcBorders>
            <w:top w:val="single" w:sz="1" w:space="0" w:color="D0D0D0"/>
            <w:left w:val="none" w:sz="0" w:space="0" w:color="FFFFFF"/>
            <w:bottom w:val="none" w:sz="0" w:space="0" w:color="FFFFFF"/>
            <w:right w:val="none" w:sz="0" w:space="0" w:color="FFFFFF"/>
          </w:tcBorders>
        </w:tcPr>
        <w:p w14:paraId="1B179A62" w14:textId="77777777" w:rsidR="005151A9" w:rsidRDefault="005151A9">
          <w:pPr>
            <w:spacing w:before="60"/>
            <w:jc w:val="right"/>
          </w:pPr>
          <w:r>
            <w:rPr>
              <w:color w:val="666666"/>
              <w:sz w:val="16"/>
              <w:szCs w:val="16"/>
            </w:rPr>
            <w:t xml:space="preserve">Seite </w:t>
          </w:r>
          <w:r>
            <w:rPr>
              <w:color w:val="666666"/>
              <w:sz w:val="16"/>
              <w:szCs w:val="16"/>
            </w:rPr>
            <w:fldChar w:fldCharType="begin"/>
          </w:r>
          <w:r>
            <w:rPr>
              <w:color w:val="666666"/>
              <w:sz w:val="16"/>
              <w:szCs w:val="16"/>
            </w:rPr>
            <w:instrText>PAGE</w:instrText>
          </w:r>
          <w:r>
            <w:rPr>
              <w:color w:val="666666"/>
              <w:sz w:val="16"/>
              <w:szCs w:val="16"/>
            </w:rPr>
            <w:fldChar w:fldCharType="separate"/>
          </w:r>
          <w:r w:rsidR="002C471E">
            <w:rPr>
              <w:noProof/>
              <w:color w:val="666666"/>
              <w:sz w:val="16"/>
              <w:szCs w:val="16"/>
            </w:rPr>
            <w:t>16</w:t>
          </w:r>
          <w:r>
            <w:rPr>
              <w:color w:val="666666"/>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1D5DA" w14:textId="77777777" w:rsidR="00017D32" w:rsidRDefault="00017D32">
      <w:r>
        <w:separator/>
      </w:r>
    </w:p>
  </w:footnote>
  <w:footnote w:type="continuationSeparator" w:id="0">
    <w:p w14:paraId="6FA38833" w14:textId="77777777" w:rsidR="00017D32" w:rsidRDefault="00017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77B4" w14:textId="77777777" w:rsidR="005151A9" w:rsidRDefault="005151A9">
    <w:pPr>
      <w:jc w:val="right"/>
    </w:pPr>
    <w:r>
      <w:rPr>
        <w:i/>
        <w:iCs/>
        <w:color w:val="666666"/>
        <w:sz w:val="16"/>
        <w:szCs w:val="16"/>
      </w:rPr>
      <w:t>Cosmo Underwriting Workbench – Konzeptdokument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94F5" w14:textId="77777777" w:rsidR="005151A9" w:rsidRDefault="005151A9">
    <w:pPr>
      <w:jc w:val="right"/>
    </w:pPr>
    <w:r>
      <w:rPr>
        <w:i/>
        <w:iCs/>
        <w:color w:val="666666"/>
        <w:sz w:val="16"/>
        <w:szCs w:val="16"/>
      </w:rPr>
      <w:t>Cosmo Underwriting Workbench – Konzeptdokument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A06"/>
    <w:multiLevelType w:val="hybridMultilevel"/>
    <w:tmpl w:val="F3C20014"/>
    <w:lvl w:ilvl="0" w:tplc="76A89296">
      <w:start w:val="1"/>
      <w:numFmt w:val="bullet"/>
      <w:lvlText w:val="●"/>
      <w:lvlJc w:val="left"/>
      <w:pPr>
        <w:ind w:left="720" w:hanging="360"/>
      </w:pPr>
    </w:lvl>
    <w:lvl w:ilvl="1" w:tplc="250C939E">
      <w:start w:val="1"/>
      <w:numFmt w:val="bullet"/>
      <w:lvlText w:val="○"/>
      <w:lvlJc w:val="left"/>
      <w:pPr>
        <w:ind w:left="1440" w:hanging="360"/>
      </w:pPr>
    </w:lvl>
    <w:lvl w:ilvl="2" w:tplc="A8A6520C">
      <w:start w:val="1"/>
      <w:numFmt w:val="bullet"/>
      <w:lvlText w:val="■"/>
      <w:lvlJc w:val="left"/>
      <w:pPr>
        <w:ind w:left="2160" w:hanging="360"/>
      </w:pPr>
    </w:lvl>
    <w:lvl w:ilvl="3" w:tplc="17C400C8">
      <w:start w:val="1"/>
      <w:numFmt w:val="bullet"/>
      <w:lvlText w:val="●"/>
      <w:lvlJc w:val="left"/>
      <w:pPr>
        <w:ind w:left="2880" w:hanging="360"/>
      </w:pPr>
    </w:lvl>
    <w:lvl w:ilvl="4" w:tplc="5E929FF4">
      <w:start w:val="1"/>
      <w:numFmt w:val="bullet"/>
      <w:lvlText w:val="○"/>
      <w:lvlJc w:val="left"/>
      <w:pPr>
        <w:ind w:left="3600" w:hanging="360"/>
      </w:pPr>
    </w:lvl>
    <w:lvl w:ilvl="5" w:tplc="ED5C9832">
      <w:start w:val="1"/>
      <w:numFmt w:val="bullet"/>
      <w:lvlText w:val="■"/>
      <w:lvlJc w:val="left"/>
      <w:pPr>
        <w:ind w:left="4320" w:hanging="360"/>
      </w:pPr>
    </w:lvl>
    <w:lvl w:ilvl="6" w:tplc="51E059CE">
      <w:start w:val="1"/>
      <w:numFmt w:val="bullet"/>
      <w:lvlText w:val="●"/>
      <w:lvlJc w:val="left"/>
      <w:pPr>
        <w:ind w:left="5040" w:hanging="360"/>
      </w:pPr>
    </w:lvl>
    <w:lvl w:ilvl="7" w:tplc="B4F6D6F0">
      <w:start w:val="1"/>
      <w:numFmt w:val="bullet"/>
      <w:lvlText w:val="●"/>
      <w:lvlJc w:val="left"/>
      <w:pPr>
        <w:ind w:left="5760" w:hanging="360"/>
      </w:pPr>
    </w:lvl>
    <w:lvl w:ilvl="8" w:tplc="36A271A6">
      <w:start w:val="1"/>
      <w:numFmt w:val="bullet"/>
      <w:lvlText w:val="●"/>
      <w:lvlJc w:val="left"/>
      <w:pPr>
        <w:ind w:left="6480" w:hanging="360"/>
      </w:pPr>
    </w:lvl>
  </w:abstractNum>
  <w:num w:numId="1" w16cid:durableId="53905109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Singer">
    <w15:presenceInfo w15:providerId="AD" w15:userId="S-1-5-21-2115134065-900400532-444732941-524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9E6"/>
    <w:rsid w:val="00017D32"/>
    <w:rsid w:val="00177783"/>
    <w:rsid w:val="002C471E"/>
    <w:rsid w:val="00342D3E"/>
    <w:rsid w:val="003659EC"/>
    <w:rsid w:val="0042719D"/>
    <w:rsid w:val="005151A9"/>
    <w:rsid w:val="005772F0"/>
    <w:rsid w:val="005A39E6"/>
    <w:rsid w:val="00615C9B"/>
    <w:rsid w:val="00762C91"/>
    <w:rsid w:val="007A20F9"/>
    <w:rsid w:val="00A55220"/>
    <w:rsid w:val="00E23E10"/>
    <w:rsid w:val="00E30D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37FE"/>
  <w15:docId w15:val="{23004CDB-937F-4312-B745-710029A7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qFormat/>
    <w:pPr>
      <w:spacing w:before="360" w:after="200"/>
      <w:outlineLvl w:val="0"/>
    </w:pPr>
    <w:rPr>
      <w:b/>
      <w:bCs/>
      <w:color w:val="003366"/>
      <w:sz w:val="32"/>
      <w:szCs w:val="32"/>
    </w:rPr>
  </w:style>
  <w:style w:type="paragraph" w:styleId="berschrift2">
    <w:name w:val="heading 2"/>
    <w:qFormat/>
    <w:pPr>
      <w:spacing w:before="280" w:after="160"/>
      <w:outlineLvl w:val="1"/>
    </w:pPr>
    <w:rPr>
      <w:b/>
      <w:bCs/>
      <w:color w:val="0072C6"/>
      <w:sz w:val="26"/>
      <w:szCs w:val="26"/>
    </w:rPr>
  </w:style>
  <w:style w:type="paragraph" w:styleId="berschrift3">
    <w:name w:val="heading 3"/>
    <w:qFormat/>
    <w:pPr>
      <w:spacing w:before="200" w:after="120"/>
      <w:outlineLvl w:val="2"/>
    </w:pPr>
    <w:rPr>
      <w:b/>
      <w:bCs/>
      <w:color w:val="003366"/>
      <w:sz w:val="22"/>
      <w:szCs w:val="22"/>
    </w:rPr>
  </w:style>
  <w:style w:type="paragraph" w:styleId="berschrift4">
    <w:name w:val="heading 4"/>
    <w:qFormat/>
    <w:pPr>
      <w:outlineLvl w:val="3"/>
    </w:pPr>
    <w:rPr>
      <w:i/>
      <w:iCs/>
      <w:color w:val="2E74B5"/>
    </w:rPr>
  </w:style>
  <w:style w:type="paragraph" w:styleId="berschrift5">
    <w:name w:val="heading 5"/>
    <w:qFormat/>
    <w:pPr>
      <w:outlineLvl w:val="4"/>
    </w:pPr>
    <w:rPr>
      <w:color w:val="2E74B5"/>
    </w:rPr>
  </w:style>
  <w:style w:type="paragraph" w:styleId="berschrift6">
    <w:name w:val="heading 6"/>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3659EC"/>
    <w:pPr>
      <w:spacing w:after="100"/>
    </w:pPr>
  </w:style>
  <w:style w:type="paragraph" w:styleId="Verzeichnis2">
    <w:name w:val="toc 2"/>
    <w:basedOn w:val="Standard"/>
    <w:next w:val="Standard"/>
    <w:autoRedefine/>
    <w:uiPriority w:val="39"/>
    <w:unhideWhenUsed/>
    <w:rsid w:val="003659EC"/>
    <w:pPr>
      <w:spacing w:after="100"/>
      <w:ind w:left="210"/>
    </w:pPr>
  </w:style>
  <w:style w:type="paragraph" w:styleId="Verzeichnis3">
    <w:name w:val="toc 3"/>
    <w:basedOn w:val="Standard"/>
    <w:next w:val="Standard"/>
    <w:autoRedefine/>
    <w:uiPriority w:val="39"/>
    <w:unhideWhenUsed/>
    <w:rsid w:val="003659EC"/>
    <w:pPr>
      <w:spacing w:after="100"/>
      <w:ind w:left="420"/>
    </w:pPr>
  </w:style>
  <w:style w:type="character" w:styleId="Kommentarzeichen">
    <w:name w:val="annotation reference"/>
    <w:basedOn w:val="Absatz-Standardschriftart"/>
    <w:uiPriority w:val="99"/>
    <w:semiHidden/>
    <w:unhideWhenUsed/>
    <w:rsid w:val="00177783"/>
    <w:rPr>
      <w:sz w:val="16"/>
      <w:szCs w:val="16"/>
    </w:rPr>
  </w:style>
  <w:style w:type="paragraph" w:styleId="Kommentartext">
    <w:name w:val="annotation text"/>
    <w:basedOn w:val="Standard"/>
    <w:link w:val="KommentartextZchn"/>
    <w:uiPriority w:val="99"/>
    <w:semiHidden/>
    <w:unhideWhenUsed/>
    <w:rsid w:val="00177783"/>
    <w:rPr>
      <w:sz w:val="20"/>
      <w:szCs w:val="20"/>
    </w:rPr>
  </w:style>
  <w:style w:type="character" w:customStyle="1" w:styleId="KommentartextZchn">
    <w:name w:val="Kommentartext Zchn"/>
    <w:basedOn w:val="Absatz-Standardschriftart"/>
    <w:link w:val="Kommentartext"/>
    <w:uiPriority w:val="99"/>
    <w:semiHidden/>
    <w:rsid w:val="00177783"/>
    <w:rPr>
      <w:sz w:val="20"/>
      <w:szCs w:val="20"/>
    </w:rPr>
  </w:style>
  <w:style w:type="paragraph" w:styleId="Kommentarthema">
    <w:name w:val="annotation subject"/>
    <w:basedOn w:val="Kommentartext"/>
    <w:next w:val="Kommentartext"/>
    <w:link w:val="KommentarthemaZchn"/>
    <w:uiPriority w:val="99"/>
    <w:semiHidden/>
    <w:unhideWhenUsed/>
    <w:rsid w:val="00177783"/>
    <w:rPr>
      <w:b/>
      <w:bCs/>
    </w:rPr>
  </w:style>
  <w:style w:type="character" w:customStyle="1" w:styleId="KommentarthemaZchn">
    <w:name w:val="Kommentarthema Zchn"/>
    <w:basedOn w:val="KommentartextZchn"/>
    <w:link w:val="Kommentarthema"/>
    <w:uiPriority w:val="99"/>
    <w:semiHidden/>
    <w:rsid w:val="00177783"/>
    <w:rPr>
      <w:b/>
      <w:bCs/>
      <w:sz w:val="20"/>
      <w:szCs w:val="20"/>
    </w:rPr>
  </w:style>
  <w:style w:type="paragraph" w:styleId="Sprechblasentext">
    <w:name w:val="Balloon Text"/>
    <w:basedOn w:val="Standard"/>
    <w:link w:val="SprechblasentextZchn"/>
    <w:uiPriority w:val="99"/>
    <w:semiHidden/>
    <w:unhideWhenUsed/>
    <w:rsid w:val="00177783"/>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77783"/>
    <w:rPr>
      <w:rFonts w:ascii="Segoe UI" w:hAnsi="Segoe UI" w:cs="Segoe UI"/>
      <w:sz w:val="18"/>
      <w:szCs w:val="18"/>
    </w:rPr>
  </w:style>
  <w:style w:type="paragraph" w:styleId="berarbeitung">
    <w:name w:val="Revision"/>
    <w:hidden/>
    <w:uiPriority w:val="99"/>
    <w:semiHidden/>
    <w:rsid w:val="00E30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5393</Words>
  <Characters>33980</Characters>
  <Application>Microsoft Office Word</Application>
  <DocSecurity>0</DocSecurity>
  <Lines>283</Lines>
  <Paragraphs>78</Paragraphs>
  <ScaleCrop>false</ScaleCrop>
  <HeadingPairs>
    <vt:vector size="2" baseType="variant">
      <vt:variant>
        <vt:lpstr>Titel</vt:lpstr>
      </vt:variant>
      <vt:variant>
        <vt:i4>1</vt:i4>
      </vt:variant>
    </vt:vector>
  </HeadingPairs>
  <TitlesOfParts>
    <vt:vector size="1" baseType="lpstr">
      <vt:lpstr/>
    </vt:vector>
  </TitlesOfParts>
  <Company>mgm technology partners GmbH</Company>
  <LinksUpToDate>false</LinksUpToDate>
  <CharactersWithSpaces>39295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Zühr</cp:lastModifiedBy>
  <cp:revision>7</cp:revision>
  <dcterms:created xsi:type="dcterms:W3CDTF">2026-02-12T09:14:00Z</dcterms:created>
  <dcterms:modified xsi:type="dcterms:W3CDTF">2026-02-16T09:34:00Z</dcterms:modified>
</cp:coreProperties>
</file>